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D379" w14:textId="415B1414" w:rsidR="00503C6A" w:rsidRDefault="00503C6A" w:rsidP="00503C6A">
      <w:r>
        <w:rPr>
          <w:rFonts w:hint="eastAsia"/>
        </w:rPr>
        <w:t>W1</w:t>
      </w:r>
    </w:p>
    <w:p w14:paraId="773F941A" w14:textId="467C1469" w:rsidR="00816E50" w:rsidRPr="00816E50" w:rsidRDefault="00816E50" w:rsidP="00816E50">
      <w:pPr>
        <w:jc w:val="center"/>
        <w:rPr>
          <w:b/>
          <w:bCs/>
        </w:rPr>
      </w:pPr>
      <w:r w:rsidRPr="00816E50">
        <w:rPr>
          <w:b/>
          <w:bCs/>
        </w:rPr>
        <w:t>焦點主題：社會學導論</w:t>
      </w:r>
      <w:r w:rsidR="00E91FC0">
        <w:rPr>
          <w:rFonts w:hint="eastAsia"/>
          <w:b/>
          <w:bCs/>
        </w:rPr>
        <w:t>（一）</w:t>
      </w:r>
    </w:p>
    <w:p w14:paraId="4CB44E9D" w14:textId="77777777" w:rsidR="00816E50" w:rsidRDefault="00816E50" w:rsidP="00816E50">
      <w:pPr>
        <w:rPr>
          <w:b/>
          <w:bCs/>
        </w:rPr>
      </w:pPr>
    </w:p>
    <w:p w14:paraId="5D219770" w14:textId="4FC82806" w:rsidR="00816E50" w:rsidRPr="00816E50" w:rsidRDefault="00816E50" w:rsidP="00816E50">
      <w:pPr>
        <w:rPr>
          <w:b/>
          <w:bCs/>
        </w:rPr>
      </w:pPr>
      <w:r w:rsidRPr="00816E50">
        <w:rPr>
          <w:b/>
          <w:bCs/>
        </w:rPr>
        <w:t>一、社會學的核心概念</w:t>
      </w:r>
    </w:p>
    <w:p w14:paraId="041890B6" w14:textId="77777777" w:rsidR="00816E50" w:rsidRDefault="00816E50" w:rsidP="00816E50"/>
    <w:p w14:paraId="6CBB9666" w14:textId="1CFBD49F" w:rsidR="00816E50" w:rsidRDefault="00816E50" w:rsidP="00816E50">
      <w:r w:rsidRPr="00816E50">
        <w:t>社會學作為一門「</w:t>
      </w:r>
      <w:r w:rsidRPr="00816E50">
        <w:rPr>
          <w:b/>
          <w:bCs/>
        </w:rPr>
        <w:t>科學</w:t>
      </w:r>
      <w:r w:rsidRPr="00816E50">
        <w:t>」，自</w:t>
      </w:r>
      <w:r w:rsidRPr="00816E50">
        <w:t>17</w:t>
      </w:r>
      <w:r w:rsidRPr="00816E50">
        <w:t>世紀啟蒙運動以來，承襲了從自然科學到社會科學的發展軌跡，特別強調</w:t>
      </w:r>
      <w:r w:rsidRPr="00816E50">
        <w:rPr>
          <w:b/>
          <w:bCs/>
        </w:rPr>
        <w:t>經驗主義</w:t>
      </w:r>
      <w:r w:rsidRPr="00816E50">
        <w:t>與</w:t>
      </w:r>
      <w:r w:rsidRPr="00816E50">
        <w:rPr>
          <w:b/>
          <w:bCs/>
        </w:rPr>
        <w:t>實證主義</w:t>
      </w:r>
      <w:r w:rsidRPr="00816E50">
        <w:t>。作為一門學科，社會學具備對社會現象的</w:t>
      </w:r>
      <w:r w:rsidRPr="00816E50">
        <w:rPr>
          <w:b/>
          <w:bCs/>
        </w:rPr>
        <w:t>基本假設</w:t>
      </w:r>
      <w:r w:rsidRPr="00816E50">
        <w:t>（</w:t>
      </w:r>
      <w:r w:rsidRPr="00816E50">
        <w:t>premise</w:t>
      </w:r>
      <w:r w:rsidRPr="00816E50">
        <w:t>）、形成</w:t>
      </w:r>
      <w:r w:rsidRPr="00816E50">
        <w:rPr>
          <w:b/>
          <w:bCs/>
        </w:rPr>
        <w:t>事件因果關聯的理論</w:t>
      </w:r>
      <w:r w:rsidRPr="00816E50">
        <w:t>（</w:t>
      </w:r>
      <w:r w:rsidRPr="00816E50">
        <w:t>theory</w:t>
      </w:r>
      <w:r w:rsidRPr="00816E50">
        <w:t>），以及</w:t>
      </w:r>
      <w:r w:rsidRPr="00816E50">
        <w:rPr>
          <w:b/>
          <w:bCs/>
        </w:rPr>
        <w:t>分析理論的方法</w:t>
      </w:r>
      <w:r w:rsidRPr="00816E50">
        <w:t>（</w:t>
      </w:r>
      <w:r w:rsidRPr="00816E50">
        <w:t>methodology</w:t>
      </w:r>
      <w:r w:rsidRPr="00816E50">
        <w:t>）。</w:t>
      </w:r>
    </w:p>
    <w:p w14:paraId="7BD00BDE" w14:textId="77777777" w:rsidR="00816E50" w:rsidRPr="00816E50" w:rsidRDefault="00816E50" w:rsidP="00816E50"/>
    <w:p w14:paraId="7385CAC7" w14:textId="77777777" w:rsidR="00816E50" w:rsidRDefault="00816E50" w:rsidP="00816E50">
      <w:r w:rsidRPr="00816E50">
        <w:t>社會學在探討「科學」的意義時，會觸及科學的</w:t>
      </w:r>
      <w:r w:rsidRPr="00816E50">
        <w:rPr>
          <w:b/>
          <w:bCs/>
        </w:rPr>
        <w:t>相對主義</w:t>
      </w:r>
      <w:r w:rsidRPr="00816E50">
        <w:t>與</w:t>
      </w:r>
      <w:r w:rsidRPr="00816E50">
        <w:rPr>
          <w:b/>
          <w:bCs/>
        </w:rPr>
        <w:t>普遍主義</w:t>
      </w:r>
      <w:r w:rsidRPr="00816E50">
        <w:t>。這也引導我們思考：社會學、經濟學、政治學等不同社會科學的基本假定有何差異？</w:t>
      </w:r>
    </w:p>
    <w:p w14:paraId="5C245899" w14:textId="77777777" w:rsidR="00816E50" w:rsidRDefault="00816E50" w:rsidP="00816E50"/>
    <w:p w14:paraId="5AC05C81" w14:textId="77777777" w:rsidR="00816E50" w:rsidRPr="00816E50" w:rsidRDefault="00816E50" w:rsidP="00816E50"/>
    <w:p w14:paraId="6EC11AB8" w14:textId="77777777" w:rsidR="00816E50" w:rsidRDefault="00816E50" w:rsidP="00816E50">
      <w:pPr>
        <w:rPr>
          <w:i/>
          <w:iCs/>
        </w:rPr>
      </w:pPr>
      <w:r w:rsidRPr="00816E50">
        <w:rPr>
          <w:i/>
          <w:iCs/>
        </w:rPr>
        <w:t>思考：為何人們</w:t>
      </w:r>
      <w:proofErr w:type="gramStart"/>
      <w:r w:rsidRPr="00816E50">
        <w:rPr>
          <w:i/>
          <w:iCs/>
        </w:rPr>
        <w:t>常說某事</w:t>
      </w:r>
      <w:proofErr w:type="gramEnd"/>
      <w:r w:rsidRPr="00816E50">
        <w:rPr>
          <w:i/>
          <w:iCs/>
        </w:rPr>
        <w:t>「很科學」或「不科學」？判斷科學與不科學的標準是什麼？</w:t>
      </w:r>
    </w:p>
    <w:p w14:paraId="012AEA60" w14:textId="15EC155A" w:rsidR="00816E50" w:rsidRPr="00816E50" w:rsidRDefault="00816E50" w:rsidP="00816E50"/>
    <w:p w14:paraId="666E1D25" w14:textId="77777777" w:rsidR="00816E50" w:rsidRDefault="00816E50" w:rsidP="00816E50">
      <w:pPr>
        <w:rPr>
          <w:b/>
          <w:bCs/>
        </w:rPr>
      </w:pPr>
      <w:r w:rsidRPr="00816E50">
        <w:rPr>
          <w:b/>
          <w:bCs/>
        </w:rPr>
        <w:t>二、基本概念：社會學如何思考事物？</w:t>
      </w:r>
    </w:p>
    <w:p w14:paraId="657C302D" w14:textId="77777777" w:rsidR="00816E50" w:rsidRPr="00816E50" w:rsidRDefault="00816E50" w:rsidP="00816E50">
      <w:pPr>
        <w:rPr>
          <w:b/>
          <w:bCs/>
        </w:rPr>
      </w:pPr>
    </w:p>
    <w:p w14:paraId="2960FE18" w14:textId="77777777" w:rsidR="00816E50" w:rsidRDefault="00816E50" w:rsidP="00816E50">
      <w:r w:rsidRPr="00816E50">
        <w:t>社會學思考事情的核心在於理解</w:t>
      </w:r>
      <w:r w:rsidRPr="00816E50">
        <w:rPr>
          <w:b/>
          <w:bCs/>
        </w:rPr>
        <w:t>個人與集體</w:t>
      </w:r>
      <w:r w:rsidRPr="00816E50">
        <w:t>、</w:t>
      </w:r>
      <w:r w:rsidRPr="00816E50">
        <w:rPr>
          <w:b/>
          <w:bCs/>
        </w:rPr>
        <w:t>行動與結構</w:t>
      </w:r>
      <w:r w:rsidRPr="00816E50">
        <w:t>、</w:t>
      </w:r>
      <w:r w:rsidRPr="00816E50">
        <w:rPr>
          <w:b/>
          <w:bCs/>
        </w:rPr>
        <w:t>文化與價值</w:t>
      </w:r>
      <w:r w:rsidRPr="00816E50">
        <w:t>、</w:t>
      </w:r>
      <w:r w:rsidRPr="00816E50">
        <w:rPr>
          <w:b/>
          <w:bCs/>
        </w:rPr>
        <w:t>權力</w:t>
      </w:r>
      <w:r w:rsidRPr="00816E50">
        <w:t>、</w:t>
      </w:r>
      <w:r w:rsidRPr="00816E50">
        <w:rPr>
          <w:b/>
          <w:bCs/>
        </w:rPr>
        <w:t>社會系統</w:t>
      </w:r>
      <w:r w:rsidRPr="00816E50">
        <w:t>以及</w:t>
      </w:r>
      <w:r w:rsidRPr="00816E50">
        <w:rPr>
          <w:b/>
          <w:bCs/>
        </w:rPr>
        <w:t>反身性</w:t>
      </w:r>
      <w:r w:rsidRPr="00816E50">
        <w:t>之間的複雜關係。</w:t>
      </w:r>
    </w:p>
    <w:p w14:paraId="0AE72641" w14:textId="77777777" w:rsidR="00816E50" w:rsidRPr="00816E50" w:rsidRDefault="00816E50" w:rsidP="00816E50"/>
    <w:p w14:paraId="0900A202" w14:textId="63D7120C" w:rsidR="00816E50" w:rsidRPr="00816E50" w:rsidRDefault="00816E50" w:rsidP="00816E50">
      <w:pPr>
        <w:pStyle w:val="a3"/>
        <w:numPr>
          <w:ilvl w:val="0"/>
          <w:numId w:val="66"/>
        </w:numPr>
        <w:ind w:leftChars="0"/>
        <w:rPr>
          <w:b/>
          <w:bCs/>
        </w:rPr>
      </w:pPr>
      <w:r w:rsidRPr="00816E50">
        <w:rPr>
          <w:b/>
          <w:bCs/>
        </w:rPr>
        <w:t>個人與集體：社會事實與集體力量</w:t>
      </w:r>
    </w:p>
    <w:p w14:paraId="59AD2E53" w14:textId="77777777" w:rsidR="00816E50" w:rsidRPr="00816E50" w:rsidRDefault="00816E50" w:rsidP="00816E50">
      <w:pPr>
        <w:pStyle w:val="a3"/>
        <w:ind w:leftChars="0" w:left="360"/>
        <w:rPr>
          <w:b/>
          <w:bCs/>
        </w:rPr>
      </w:pPr>
    </w:p>
    <w:p w14:paraId="7853DE8C" w14:textId="77777777" w:rsidR="00816E50" w:rsidRDefault="00816E50" w:rsidP="00816E50">
      <w:r w:rsidRPr="00816E50">
        <w:t>社會學認為個人行為深受外在於個人的「</w:t>
      </w:r>
      <w:r w:rsidRPr="00816E50">
        <w:rPr>
          <w:b/>
          <w:bCs/>
        </w:rPr>
        <w:t>集體</w:t>
      </w:r>
      <w:r w:rsidRPr="00816E50">
        <w:t>」（即「</w:t>
      </w:r>
      <w:r w:rsidRPr="00816E50">
        <w:rPr>
          <w:b/>
          <w:bCs/>
        </w:rPr>
        <w:t>社會</w:t>
      </w:r>
      <w:r w:rsidRPr="00816E50">
        <w:t>」）影響，這被</w:t>
      </w:r>
      <w:proofErr w:type="gramStart"/>
      <w:r w:rsidRPr="00816E50">
        <w:t>涂</w:t>
      </w:r>
      <w:proofErr w:type="gramEnd"/>
      <w:r w:rsidRPr="00816E50">
        <w:t>爾幹稱為「</w:t>
      </w:r>
      <w:r w:rsidRPr="00816E50">
        <w:rPr>
          <w:b/>
          <w:bCs/>
        </w:rPr>
        <w:t>社會事實</w:t>
      </w:r>
      <w:r w:rsidRPr="00816E50">
        <w:t>」。社會學家普遍相信，個體組成的集體不只產生「量」的變化，更會帶來「質」的飛躍。</w:t>
      </w:r>
    </w:p>
    <w:p w14:paraId="4231A982" w14:textId="77777777" w:rsidR="00816E50" w:rsidRPr="00816E50" w:rsidRDefault="00816E50" w:rsidP="00816E50"/>
    <w:p w14:paraId="448D8710" w14:textId="77777777" w:rsidR="00816E50" w:rsidRPr="00816E50" w:rsidRDefault="00816E50" w:rsidP="00816E50">
      <w:pPr>
        <w:numPr>
          <w:ilvl w:val="0"/>
          <w:numId w:val="64"/>
        </w:numPr>
        <w:tabs>
          <w:tab w:val="clear" w:pos="720"/>
          <w:tab w:val="num" w:pos="426"/>
        </w:tabs>
        <w:ind w:hanging="720"/>
      </w:pPr>
      <w:r w:rsidRPr="00816E50">
        <w:rPr>
          <w:b/>
          <w:bCs/>
        </w:rPr>
        <w:t>案例：</w:t>
      </w:r>
      <w:proofErr w:type="gramStart"/>
      <w:r w:rsidRPr="00816E50">
        <w:rPr>
          <w:b/>
          <w:bCs/>
        </w:rPr>
        <w:t>涂</w:t>
      </w:r>
      <w:proofErr w:type="gramEnd"/>
      <w:r w:rsidRPr="00816E50">
        <w:rPr>
          <w:b/>
          <w:bCs/>
        </w:rPr>
        <w:t>爾幹的《宗教生活基本形式》</w:t>
      </w:r>
    </w:p>
    <w:p w14:paraId="0483415D" w14:textId="77777777" w:rsidR="00816E50" w:rsidRDefault="00816E50" w:rsidP="00816E50">
      <w:pPr>
        <w:numPr>
          <w:ilvl w:val="1"/>
          <w:numId w:val="64"/>
        </w:numPr>
        <w:tabs>
          <w:tab w:val="clear" w:pos="1440"/>
          <w:tab w:val="num" w:pos="426"/>
        </w:tabs>
        <w:ind w:left="993" w:hanging="720"/>
      </w:pPr>
      <w:proofErr w:type="gramStart"/>
      <w:r w:rsidRPr="00816E50">
        <w:t>涂</w:t>
      </w:r>
      <w:proofErr w:type="gramEnd"/>
      <w:r w:rsidRPr="00816E50">
        <w:t>爾幹如何看待信仰、對「石頭／媽祖」的崇拜，以及「神聖性」？他認為對神聖的崇拜，反映的是人們對集體力量（即「社會」）的體驗與感受，而非單純的迷信或超自然信仰。</w:t>
      </w:r>
    </w:p>
    <w:p w14:paraId="31760B7B" w14:textId="77777777" w:rsidR="00816E50" w:rsidRPr="00816E50" w:rsidRDefault="00816E50" w:rsidP="00816E50">
      <w:pPr>
        <w:ind w:left="993"/>
      </w:pPr>
    </w:p>
    <w:p w14:paraId="3A6F4A60" w14:textId="77777777" w:rsidR="00816E50" w:rsidRPr="00816E50" w:rsidRDefault="00816E50" w:rsidP="00816E50">
      <w:pPr>
        <w:rPr>
          <w:b/>
          <w:bCs/>
        </w:rPr>
      </w:pPr>
      <w:r w:rsidRPr="00816E50">
        <w:rPr>
          <w:b/>
          <w:bCs/>
        </w:rPr>
        <w:t xml:space="preserve">2. </w:t>
      </w:r>
      <w:r w:rsidRPr="00816E50">
        <w:rPr>
          <w:b/>
          <w:bCs/>
        </w:rPr>
        <w:t>行動與結構：個體與總體層次的互為因果</w:t>
      </w:r>
    </w:p>
    <w:p w14:paraId="5A852A8D" w14:textId="77777777" w:rsidR="00816E50" w:rsidRDefault="00816E50" w:rsidP="00816E50">
      <w:r w:rsidRPr="00816E50">
        <w:t>社會學常用「</w:t>
      </w:r>
      <w:r w:rsidRPr="00816E50">
        <w:rPr>
          <w:b/>
          <w:bCs/>
        </w:rPr>
        <w:t>行動</w:t>
      </w:r>
      <w:r w:rsidRPr="00816E50">
        <w:t>」（個體層次）和「</w:t>
      </w:r>
      <w:r w:rsidRPr="00816E50">
        <w:rPr>
          <w:b/>
          <w:bCs/>
        </w:rPr>
        <w:t>結構</w:t>
      </w:r>
      <w:r w:rsidRPr="00816E50">
        <w:t>」（總體層次）來分析事件。</w:t>
      </w:r>
      <w:r w:rsidRPr="00816E50">
        <w:t xml:space="preserve"> </w:t>
      </w:r>
      <w:r w:rsidRPr="00816E50">
        <w:t>例如，</w:t>
      </w:r>
      <w:r w:rsidRPr="00816E50">
        <w:lastRenderedPageBreak/>
        <w:t>「</w:t>
      </w:r>
      <w:r w:rsidRPr="00816E50">
        <w:rPr>
          <w:b/>
          <w:bCs/>
        </w:rPr>
        <w:t>城鄉差距</w:t>
      </w:r>
      <w:r w:rsidRPr="00816E50">
        <w:t>」作為一種社會結構，可能影響人們接受教育的資源分配，進而影響個人學業表現與未來收入（行動）。雖然結構對行動有顯著影響，但個體的行為也可能反過來影響結構的改變。</w:t>
      </w:r>
    </w:p>
    <w:p w14:paraId="5DA611D9" w14:textId="77777777" w:rsidR="00816E50" w:rsidRPr="00816E50" w:rsidRDefault="00816E50" w:rsidP="00816E50"/>
    <w:p w14:paraId="41BE4FB8" w14:textId="77777777" w:rsidR="00816E50" w:rsidRDefault="00816E50" w:rsidP="00816E50">
      <w:pPr>
        <w:numPr>
          <w:ilvl w:val="0"/>
          <w:numId w:val="65"/>
        </w:numPr>
      </w:pPr>
      <w:r w:rsidRPr="00816E50">
        <w:rPr>
          <w:b/>
          <w:bCs/>
        </w:rPr>
        <w:t>思考：</w:t>
      </w:r>
      <w:r w:rsidRPr="00816E50">
        <w:t xml:space="preserve"> </w:t>
      </w:r>
      <w:r w:rsidRPr="00816E50">
        <w:t>若教育表現僅歸咎於城鄉差距，如何解釋偏鄉地區仍有學業傑出學生？這暗示著行動與結構之間是</w:t>
      </w:r>
      <w:r w:rsidRPr="00816E50">
        <w:rPr>
          <w:b/>
          <w:bCs/>
        </w:rPr>
        <w:t>互為因果</w:t>
      </w:r>
      <w:r w:rsidRPr="00816E50">
        <w:t>的關係。</w:t>
      </w:r>
    </w:p>
    <w:p w14:paraId="087A6C2B" w14:textId="77777777" w:rsidR="00816E50" w:rsidRPr="00816E50" w:rsidRDefault="00816E50" w:rsidP="00816E50"/>
    <w:p w14:paraId="3D052048" w14:textId="77777777" w:rsidR="00816E50" w:rsidRPr="00816E50" w:rsidRDefault="00816E50" w:rsidP="00816E50">
      <w:pPr>
        <w:rPr>
          <w:b/>
          <w:bCs/>
        </w:rPr>
      </w:pPr>
      <w:r w:rsidRPr="00816E50">
        <w:rPr>
          <w:b/>
          <w:bCs/>
        </w:rPr>
        <w:t xml:space="preserve">3. </w:t>
      </w:r>
      <w:r w:rsidRPr="00816E50">
        <w:rPr>
          <w:b/>
          <w:bCs/>
        </w:rPr>
        <w:t>文化與價值：獨特性與文化偏見</w:t>
      </w:r>
    </w:p>
    <w:p w14:paraId="08B44D37" w14:textId="77777777" w:rsidR="00816E50" w:rsidRDefault="00816E50" w:rsidP="00816E50">
      <w:r w:rsidRPr="00816E50">
        <w:t>當外在行為無法被特定結構因素解釋時，常歸因於「</w:t>
      </w:r>
      <w:r w:rsidRPr="00816E50">
        <w:rPr>
          <w:b/>
          <w:bCs/>
        </w:rPr>
        <w:t>文化</w:t>
      </w:r>
      <w:r w:rsidRPr="00816E50">
        <w:t>」。文化是一種因時、因地而存在的「</w:t>
      </w:r>
      <w:r w:rsidRPr="00816E50">
        <w:rPr>
          <w:b/>
          <w:bCs/>
        </w:rPr>
        <w:t>獨有現象</w:t>
      </w:r>
      <w:r w:rsidRPr="00816E50">
        <w:t>」（</w:t>
      </w:r>
      <w:r w:rsidRPr="00816E50">
        <w:t>particularity</w:t>
      </w:r>
      <w:r w:rsidRPr="00816E50">
        <w:t>），例如特定地區的飲食文化。然而，在以文化解釋現象時需警惕，過度歸類於特定「文化因素」可能導致</w:t>
      </w:r>
      <w:r w:rsidRPr="00816E50">
        <w:rPr>
          <w:b/>
          <w:bCs/>
        </w:rPr>
        <w:t>文化偏見</w:t>
      </w:r>
      <w:r w:rsidRPr="00816E50">
        <w:t>或</w:t>
      </w:r>
      <w:r w:rsidRPr="00816E50">
        <w:rPr>
          <w:b/>
          <w:bCs/>
        </w:rPr>
        <w:t>文化</w:t>
      </w:r>
      <w:proofErr w:type="gramStart"/>
      <w:r w:rsidRPr="00816E50">
        <w:rPr>
          <w:b/>
          <w:bCs/>
        </w:rPr>
        <w:t>偏狹</w:t>
      </w:r>
      <w:proofErr w:type="gramEnd"/>
      <w:r w:rsidRPr="00816E50">
        <w:rPr>
          <w:b/>
          <w:bCs/>
        </w:rPr>
        <w:t>主義</w:t>
      </w:r>
      <w:r w:rsidRPr="00816E50">
        <w:t>。</w:t>
      </w:r>
    </w:p>
    <w:p w14:paraId="658BF731" w14:textId="77777777" w:rsidR="00816E50" w:rsidRPr="00816E50" w:rsidRDefault="00816E50" w:rsidP="00816E50"/>
    <w:p w14:paraId="0802EF68" w14:textId="77777777" w:rsidR="00816E50" w:rsidRPr="00816E50" w:rsidRDefault="00816E50" w:rsidP="00816E50">
      <w:pPr>
        <w:rPr>
          <w:b/>
          <w:bCs/>
        </w:rPr>
      </w:pPr>
      <w:r w:rsidRPr="00816E50">
        <w:rPr>
          <w:b/>
          <w:bCs/>
        </w:rPr>
        <w:t xml:space="preserve">4. </w:t>
      </w:r>
      <w:r w:rsidRPr="00816E50">
        <w:rPr>
          <w:b/>
          <w:bCs/>
        </w:rPr>
        <w:t>權力：社會關係中的影響力</w:t>
      </w:r>
    </w:p>
    <w:p w14:paraId="73A713A3" w14:textId="77777777" w:rsidR="00816E50" w:rsidRDefault="00816E50" w:rsidP="00816E50">
      <w:r w:rsidRPr="00816E50">
        <w:t>簡單來說，「</w:t>
      </w:r>
      <w:r w:rsidRPr="00816E50">
        <w:rPr>
          <w:b/>
          <w:bCs/>
        </w:rPr>
        <w:t>權力</w:t>
      </w:r>
      <w:r w:rsidRPr="00816E50">
        <w:t>」是指</w:t>
      </w:r>
      <w:r w:rsidRPr="00816E50">
        <w:t>A</w:t>
      </w:r>
      <w:r w:rsidRPr="00816E50">
        <w:t>能讓</w:t>
      </w:r>
      <w:r w:rsidRPr="00816E50">
        <w:t>B</w:t>
      </w:r>
      <w:r w:rsidRPr="00816E50">
        <w:t>去做</w:t>
      </w:r>
      <w:r w:rsidRPr="00816E50">
        <w:t>A</w:t>
      </w:r>
      <w:r w:rsidRPr="00816E50">
        <w:t>想做的事情的力量。社會學關注的權力不限於國家或政治體系，更廣泛地包含社會生活中的權力關係，如性別之間的權力關係、家庭內的權力關係等。</w:t>
      </w:r>
    </w:p>
    <w:p w14:paraId="4EC6CA49" w14:textId="77777777" w:rsidR="00816E50" w:rsidRPr="00816E50" w:rsidRDefault="00816E50" w:rsidP="00816E50"/>
    <w:p w14:paraId="6BA95085" w14:textId="77777777" w:rsidR="00816E50" w:rsidRPr="00816E50" w:rsidRDefault="00816E50" w:rsidP="00816E50">
      <w:pPr>
        <w:rPr>
          <w:b/>
          <w:bCs/>
        </w:rPr>
      </w:pPr>
      <w:r w:rsidRPr="00816E50">
        <w:rPr>
          <w:b/>
          <w:bCs/>
        </w:rPr>
        <w:t xml:space="preserve">5. </w:t>
      </w:r>
      <w:r w:rsidRPr="00816E50">
        <w:rPr>
          <w:b/>
          <w:bCs/>
        </w:rPr>
        <w:t>社會系統：功能與組織關係</w:t>
      </w:r>
    </w:p>
    <w:p w14:paraId="5982E557" w14:textId="77777777" w:rsidR="00816E50" w:rsidRDefault="00816E50" w:rsidP="00816E50">
      <w:r w:rsidRPr="00816E50">
        <w:t>受自然科學系統論（如生物學、物理學）影響，社會學將社會視為一個像機器般運作的主體，強調社會</w:t>
      </w:r>
      <w:proofErr w:type="gramStart"/>
      <w:r w:rsidRPr="00816E50">
        <w:t>組織間的關係</w:t>
      </w:r>
      <w:proofErr w:type="gramEnd"/>
      <w:r w:rsidRPr="00816E50">
        <w:t>。</w:t>
      </w:r>
      <w:r w:rsidRPr="00816E50">
        <w:rPr>
          <w:b/>
          <w:bCs/>
        </w:rPr>
        <w:t>結構功能主義</w:t>
      </w:r>
      <w:r w:rsidRPr="00816E50">
        <w:t>社會學家認為，每種社會組織都有其特定功能（如學校的教育功能、家庭的撫養功能、軍隊的保家衛國功能）。</w:t>
      </w:r>
    </w:p>
    <w:p w14:paraId="4FDD20FA" w14:textId="77777777" w:rsidR="00816E50" w:rsidRPr="00816E50" w:rsidRDefault="00816E50" w:rsidP="00816E50"/>
    <w:p w14:paraId="0DA53185" w14:textId="77777777" w:rsidR="00816E50" w:rsidRDefault="00816E50" w:rsidP="00816E50">
      <w:pPr>
        <w:rPr>
          <w:b/>
          <w:bCs/>
        </w:rPr>
      </w:pPr>
      <w:r w:rsidRPr="00816E50">
        <w:rPr>
          <w:b/>
          <w:bCs/>
        </w:rPr>
        <w:t xml:space="preserve">6. </w:t>
      </w:r>
      <w:r w:rsidRPr="00816E50">
        <w:rPr>
          <w:b/>
          <w:bCs/>
        </w:rPr>
        <w:t>反身性（</w:t>
      </w:r>
      <w:r w:rsidRPr="00816E50">
        <w:rPr>
          <w:b/>
          <w:bCs/>
        </w:rPr>
        <w:t>Reflexivity</w:t>
      </w:r>
      <w:r w:rsidRPr="00816E50">
        <w:rPr>
          <w:b/>
          <w:bCs/>
        </w:rPr>
        <w:t>）</w:t>
      </w:r>
    </w:p>
    <w:p w14:paraId="791305B3" w14:textId="77777777" w:rsidR="00816E50" w:rsidRPr="00816E50" w:rsidRDefault="00816E50" w:rsidP="00816E50">
      <w:pPr>
        <w:rPr>
          <w:b/>
          <w:bCs/>
        </w:rPr>
      </w:pPr>
    </w:p>
    <w:p w14:paraId="6FE3BE28" w14:textId="77777777" w:rsidR="00816E50" w:rsidRPr="00816E50" w:rsidRDefault="00816E50" w:rsidP="00816E50">
      <w:r w:rsidRPr="00816E50">
        <w:t>「</w:t>
      </w:r>
      <w:r w:rsidRPr="00816E50">
        <w:rPr>
          <w:b/>
          <w:bCs/>
        </w:rPr>
        <w:t>反身性</w:t>
      </w:r>
      <w:r w:rsidRPr="00816E50">
        <w:t>」是指人們（包括社會學研究者）對自身行為、思考模式、所處社會位置及其可能影響社會現象的</w:t>
      </w:r>
      <w:r w:rsidRPr="00816E50">
        <w:rPr>
          <w:b/>
          <w:bCs/>
        </w:rPr>
        <w:t>意識與批判性思考</w:t>
      </w:r>
      <w:r w:rsidRPr="00816E50">
        <w:t>。它強調社會行動者不是被動地受社會結構決定，而是能夠反思、解釋並在一定程度上</w:t>
      </w:r>
      <w:proofErr w:type="gramStart"/>
      <w:r w:rsidRPr="00816E50">
        <w:t>形塑其社會</w:t>
      </w:r>
      <w:proofErr w:type="gramEnd"/>
      <w:r w:rsidRPr="00816E50">
        <w:t>現實。</w:t>
      </w:r>
    </w:p>
    <w:p w14:paraId="0F02F1C8" w14:textId="77777777" w:rsidR="00816E50" w:rsidRDefault="00816E50" w:rsidP="00816E50">
      <w:r w:rsidRPr="00816E50">
        <w:t>對於社會學研究者而言，反身性意味著研究者必須意識到自己的價值觀、文化背景、社會位置等因素，可能會如何影響研究過程、資料詮釋與最終結論。這是一種</w:t>
      </w:r>
      <w:r w:rsidRPr="00816E50">
        <w:rPr>
          <w:b/>
          <w:bCs/>
        </w:rPr>
        <w:t>自我批判</w:t>
      </w:r>
      <w:r w:rsidRPr="00816E50">
        <w:t>的過程，有助於提升研究的客觀性與嚴謹性。</w:t>
      </w:r>
    </w:p>
    <w:p w14:paraId="33B3A8E5" w14:textId="77777777" w:rsidR="00816E50" w:rsidRPr="00816E50" w:rsidRDefault="00816E50" w:rsidP="00816E50"/>
    <w:p w14:paraId="7F0232D6" w14:textId="77777777" w:rsidR="00816E50" w:rsidRDefault="00816E50" w:rsidP="00816E50">
      <w:r w:rsidRPr="00816E50">
        <w:t>在更廣泛的社會層面，反身性是指現代社會中，個人或群體會不斷地反思、調整自身的行為規範、生活方式，甚至是社會制度本身。這使得社會變遷不再是</w:t>
      </w:r>
      <w:r w:rsidRPr="00816E50">
        <w:lastRenderedPageBreak/>
        <w:t>單向或被動的過程，而是充滿了行動者的</w:t>
      </w:r>
      <w:r w:rsidRPr="00816E50">
        <w:rPr>
          <w:b/>
          <w:bCs/>
        </w:rPr>
        <w:t>主動參與和自我修正</w:t>
      </w:r>
      <w:r w:rsidRPr="00816E50">
        <w:t>。</w:t>
      </w:r>
    </w:p>
    <w:p w14:paraId="0BAA0E1D" w14:textId="77777777" w:rsidR="00816E50" w:rsidRPr="00816E50" w:rsidRDefault="00816E50" w:rsidP="00816E50"/>
    <w:p w14:paraId="126529E4" w14:textId="77777777" w:rsidR="00816E50" w:rsidRPr="00816E50" w:rsidRDefault="00816E50" w:rsidP="00816E50">
      <w:pPr>
        <w:numPr>
          <w:ilvl w:val="0"/>
          <w:numId w:val="68"/>
        </w:numPr>
      </w:pPr>
      <w:r w:rsidRPr="00816E50">
        <w:rPr>
          <w:b/>
          <w:bCs/>
        </w:rPr>
        <w:t>舉例：</w:t>
      </w:r>
      <w:r w:rsidRPr="00816E50">
        <w:t xml:space="preserve"> </w:t>
      </w:r>
      <w:r w:rsidRPr="00816E50">
        <w:t>現代社會中，人們會反思性別角色，進而改變傳統的家庭分工模式；消費者會</w:t>
      </w:r>
      <w:proofErr w:type="gramStart"/>
      <w:r w:rsidRPr="00816E50">
        <w:t>反思永續</w:t>
      </w:r>
      <w:proofErr w:type="gramEnd"/>
      <w:r w:rsidRPr="00816E50">
        <w:t>性議題，進而影響企業的生產方式。</w:t>
      </w:r>
    </w:p>
    <w:p w14:paraId="4D1A8C12" w14:textId="77777777" w:rsidR="00816E50" w:rsidRPr="00816E50" w:rsidRDefault="00816E50" w:rsidP="00816E50"/>
    <w:p w14:paraId="0B23E189" w14:textId="77777777" w:rsidR="00816E50" w:rsidRPr="00816E50" w:rsidRDefault="00816E50" w:rsidP="00816E50"/>
    <w:p w14:paraId="43FF4080" w14:textId="77777777" w:rsidR="00816E50" w:rsidRDefault="00816E50" w:rsidP="00816E50">
      <w:pPr>
        <w:rPr>
          <w:b/>
          <w:bCs/>
        </w:rPr>
      </w:pPr>
      <w:r w:rsidRPr="00816E50">
        <w:rPr>
          <w:b/>
          <w:bCs/>
        </w:rPr>
        <w:t>三、重要經典理論家及其對社會學的意義</w:t>
      </w:r>
    </w:p>
    <w:p w14:paraId="0269A116" w14:textId="77777777" w:rsidR="00816E50" w:rsidRPr="00816E50" w:rsidRDefault="00816E50" w:rsidP="00816E50">
      <w:pPr>
        <w:rPr>
          <w:b/>
          <w:bCs/>
        </w:rPr>
      </w:pPr>
    </w:p>
    <w:p w14:paraId="325A48F1" w14:textId="342B8FB8" w:rsidR="00816E50" w:rsidRPr="00816E50" w:rsidRDefault="00816E50" w:rsidP="00816E50">
      <w:pPr>
        <w:pStyle w:val="a3"/>
        <w:numPr>
          <w:ilvl w:val="0"/>
          <w:numId w:val="67"/>
        </w:numPr>
        <w:ind w:leftChars="0"/>
        <w:rPr>
          <w:b/>
          <w:bCs/>
        </w:rPr>
      </w:pPr>
      <w:r w:rsidRPr="00816E50">
        <w:rPr>
          <w:b/>
          <w:bCs/>
        </w:rPr>
        <w:t>馬克思（</w:t>
      </w:r>
      <w:r w:rsidRPr="00816E50">
        <w:rPr>
          <w:b/>
          <w:bCs/>
        </w:rPr>
        <w:t>Karl Marx</w:t>
      </w:r>
      <w:r w:rsidRPr="00816E50">
        <w:rPr>
          <w:b/>
          <w:bCs/>
        </w:rPr>
        <w:t>）：資本主義的批判者</w:t>
      </w:r>
    </w:p>
    <w:p w14:paraId="4E97E4A6" w14:textId="77777777" w:rsidR="00816E50" w:rsidRPr="00816E50" w:rsidRDefault="00816E50" w:rsidP="00816E50">
      <w:pPr>
        <w:rPr>
          <w:b/>
          <w:bCs/>
        </w:rPr>
      </w:pPr>
    </w:p>
    <w:p w14:paraId="4CAD023E" w14:textId="77777777" w:rsidR="00816E50" w:rsidRDefault="00816E50" w:rsidP="00816E50">
      <w:r w:rsidRPr="00816E50">
        <w:t>馬克思是第一位以個體間社會關係為基礎分析「</w:t>
      </w:r>
      <w:r w:rsidRPr="00816E50">
        <w:rPr>
          <w:b/>
          <w:bCs/>
        </w:rPr>
        <w:t>資本主義</w:t>
      </w:r>
      <w:r w:rsidRPr="00816E50">
        <w:t>」的學者。在《資本論》中，他指出資本主義社會運作建立在</w:t>
      </w:r>
      <w:r w:rsidRPr="00816E50">
        <w:rPr>
          <w:b/>
          <w:bCs/>
        </w:rPr>
        <w:t>資本家</w:t>
      </w:r>
      <w:r w:rsidRPr="00816E50">
        <w:t>（擁有生產工具）與</w:t>
      </w:r>
      <w:r w:rsidRPr="00816E50">
        <w:rPr>
          <w:b/>
          <w:bCs/>
        </w:rPr>
        <w:t>勞動者</w:t>
      </w:r>
      <w:r w:rsidRPr="00816E50">
        <w:t>（無生產工具）兩個階級之上。他提出的「</w:t>
      </w:r>
      <w:r w:rsidRPr="00816E50">
        <w:rPr>
          <w:b/>
          <w:bCs/>
        </w:rPr>
        <w:t>剝削</w:t>
      </w:r>
      <w:r w:rsidRPr="00816E50">
        <w:t>」（</w:t>
      </w:r>
      <w:r w:rsidRPr="00816E50">
        <w:t>exploitation</w:t>
      </w:r>
      <w:r w:rsidRPr="00816E50">
        <w:t>）、「</w:t>
      </w:r>
      <w:r w:rsidRPr="00816E50">
        <w:rPr>
          <w:b/>
          <w:bCs/>
        </w:rPr>
        <w:t>異化</w:t>
      </w:r>
      <w:r w:rsidRPr="00816E50">
        <w:t>」（</w:t>
      </w:r>
      <w:r w:rsidRPr="00816E50">
        <w:t>alienation</w:t>
      </w:r>
      <w:r w:rsidRPr="00816E50">
        <w:t>）、「</w:t>
      </w:r>
      <w:r w:rsidRPr="00816E50">
        <w:rPr>
          <w:b/>
          <w:bCs/>
        </w:rPr>
        <w:t>資本剩餘</w:t>
      </w:r>
      <w:r w:rsidRPr="00816E50">
        <w:t>」（</w:t>
      </w:r>
      <w:r w:rsidRPr="00816E50">
        <w:t>capital surplus</w:t>
      </w:r>
      <w:r w:rsidRPr="00816E50">
        <w:t>）等概念至今仍是分析當代資本主義社會的重要工具。馬克思的分析路徑不僅影響社會學，也對歷史學、人類學、文學等其他人文社會科學領域產生深遠影響。</w:t>
      </w:r>
    </w:p>
    <w:p w14:paraId="04E57033" w14:textId="77777777" w:rsidR="00816E50" w:rsidRPr="00816E50" w:rsidRDefault="00816E50" w:rsidP="00816E50"/>
    <w:p w14:paraId="243BE34F" w14:textId="033427C0" w:rsidR="00816E50" w:rsidRPr="00816E50" w:rsidRDefault="00816E50" w:rsidP="00816E50">
      <w:pPr>
        <w:pStyle w:val="a3"/>
        <w:numPr>
          <w:ilvl w:val="0"/>
          <w:numId w:val="67"/>
        </w:numPr>
        <w:ind w:leftChars="0"/>
        <w:rPr>
          <w:b/>
          <w:bCs/>
        </w:rPr>
      </w:pPr>
      <w:r w:rsidRPr="00816E50">
        <w:rPr>
          <w:b/>
          <w:bCs/>
        </w:rPr>
        <w:t>韋伯（</w:t>
      </w:r>
      <w:r w:rsidRPr="00816E50">
        <w:rPr>
          <w:b/>
          <w:bCs/>
        </w:rPr>
        <w:t>Max Weber</w:t>
      </w:r>
      <w:r w:rsidRPr="00816E50">
        <w:rPr>
          <w:b/>
          <w:bCs/>
        </w:rPr>
        <w:t>）：現代社會的理解者</w:t>
      </w:r>
    </w:p>
    <w:p w14:paraId="42A65C6A" w14:textId="77777777" w:rsidR="00816E50" w:rsidRPr="00816E50" w:rsidRDefault="00816E50" w:rsidP="00816E50">
      <w:pPr>
        <w:rPr>
          <w:b/>
          <w:bCs/>
        </w:rPr>
      </w:pPr>
    </w:p>
    <w:p w14:paraId="288C1EEC" w14:textId="77777777" w:rsidR="00816E50" w:rsidRDefault="00816E50" w:rsidP="00816E50">
      <w:r w:rsidRPr="00816E50">
        <w:t>韋伯為當代社會學貢獻了許多重要概念，如「</w:t>
      </w:r>
      <w:r w:rsidRPr="00816E50">
        <w:rPr>
          <w:b/>
          <w:bCs/>
        </w:rPr>
        <w:t>官僚組織</w:t>
      </w:r>
      <w:r w:rsidRPr="00816E50">
        <w:t>」（</w:t>
      </w:r>
      <w:r w:rsidRPr="00816E50">
        <w:t>bureaucracy</w:t>
      </w:r>
      <w:r w:rsidRPr="00816E50">
        <w:t>）、「</w:t>
      </w:r>
      <w:r w:rsidRPr="00816E50">
        <w:rPr>
          <w:b/>
          <w:bCs/>
        </w:rPr>
        <w:t>現代化</w:t>
      </w:r>
      <w:r w:rsidRPr="00816E50">
        <w:t>」（</w:t>
      </w:r>
      <w:r w:rsidRPr="00816E50">
        <w:t>modernization</w:t>
      </w:r>
      <w:r w:rsidRPr="00816E50">
        <w:t>）、「</w:t>
      </w:r>
      <w:r w:rsidRPr="00816E50">
        <w:rPr>
          <w:b/>
          <w:bCs/>
        </w:rPr>
        <w:t>世俗化</w:t>
      </w:r>
      <w:r w:rsidRPr="00816E50">
        <w:t>」（</w:t>
      </w:r>
      <w:r w:rsidRPr="00816E50">
        <w:t>secularization</w:t>
      </w:r>
      <w:r w:rsidRPr="00816E50">
        <w:t>）。在其著名的《新教倫理與資本主義精神》中，他探討了</w:t>
      </w:r>
      <w:r w:rsidRPr="00816E50">
        <w:rPr>
          <w:b/>
          <w:bCs/>
        </w:rPr>
        <w:t>基督新教的文化精神</w:t>
      </w:r>
      <w:r w:rsidRPr="00816E50">
        <w:t>與</w:t>
      </w:r>
      <w:r w:rsidRPr="00816E50">
        <w:rPr>
          <w:b/>
          <w:bCs/>
        </w:rPr>
        <w:t>當代資本主義社會興起</w:t>
      </w:r>
      <w:r w:rsidRPr="00816E50">
        <w:t>之間的關聯，開啟了理解資本主義運作文化內涵的新途徑。</w:t>
      </w:r>
    </w:p>
    <w:p w14:paraId="1CABB1F4" w14:textId="77777777" w:rsidR="00816E50" w:rsidRPr="00816E50" w:rsidRDefault="00816E50" w:rsidP="00816E50"/>
    <w:p w14:paraId="228B19AE" w14:textId="7A180D51" w:rsidR="00816E50" w:rsidRPr="00816E50" w:rsidRDefault="00816E50" w:rsidP="00816E50">
      <w:pPr>
        <w:pStyle w:val="a3"/>
        <w:numPr>
          <w:ilvl w:val="0"/>
          <w:numId w:val="67"/>
        </w:numPr>
        <w:ind w:leftChars="0"/>
        <w:rPr>
          <w:b/>
          <w:bCs/>
        </w:rPr>
      </w:pPr>
      <w:proofErr w:type="gramStart"/>
      <w:r w:rsidRPr="00816E50">
        <w:rPr>
          <w:b/>
          <w:bCs/>
        </w:rPr>
        <w:t>涂</w:t>
      </w:r>
      <w:proofErr w:type="gramEnd"/>
      <w:r w:rsidRPr="00816E50">
        <w:rPr>
          <w:b/>
          <w:bCs/>
        </w:rPr>
        <w:t>爾幹（</w:t>
      </w:r>
      <w:r w:rsidRPr="00816E50">
        <w:rPr>
          <w:b/>
          <w:bCs/>
        </w:rPr>
        <w:t>Émile Durkheim</w:t>
      </w:r>
      <w:r w:rsidRPr="00816E50">
        <w:rPr>
          <w:b/>
          <w:bCs/>
        </w:rPr>
        <w:t>）：社會整合的探究者</w:t>
      </w:r>
    </w:p>
    <w:p w14:paraId="1F8CDD71" w14:textId="77777777" w:rsidR="00816E50" w:rsidRPr="00816E50" w:rsidRDefault="00816E50" w:rsidP="00816E50">
      <w:pPr>
        <w:rPr>
          <w:b/>
          <w:bCs/>
        </w:rPr>
      </w:pPr>
    </w:p>
    <w:p w14:paraId="4D64E8CC" w14:textId="77777777" w:rsidR="00816E50" w:rsidRPr="00816E50" w:rsidRDefault="00816E50" w:rsidP="00816E50">
      <w:proofErr w:type="gramStart"/>
      <w:r w:rsidRPr="00816E50">
        <w:t>涂</w:t>
      </w:r>
      <w:proofErr w:type="gramEnd"/>
      <w:r w:rsidRPr="00816E50">
        <w:t>爾幹在《宗教生活基本形式》中深入分析「</w:t>
      </w:r>
      <w:r w:rsidRPr="00816E50">
        <w:rPr>
          <w:b/>
          <w:bCs/>
        </w:rPr>
        <w:t>社會是什麼</w:t>
      </w:r>
      <w:r w:rsidRPr="00816E50">
        <w:t>」。他認為人們對石頭或神像的崇拜，並非源於迷信，而是在膜拜儀式中體驗到一種超乎個人的「</w:t>
      </w:r>
      <w:r w:rsidRPr="00816E50">
        <w:rPr>
          <w:b/>
          <w:bCs/>
        </w:rPr>
        <w:t>集體力量</w:t>
      </w:r>
      <w:r w:rsidRPr="00816E50">
        <w:t>」（他稱之為「</w:t>
      </w:r>
      <w:r w:rsidRPr="00816E50">
        <w:rPr>
          <w:b/>
          <w:bCs/>
        </w:rPr>
        <w:t>社會力</w:t>
      </w:r>
      <w:r w:rsidRPr="00816E50">
        <w:t>」）。這種集體力量能帶給人們超越自身的感受，使人們在信仰活動中體驗到神力或神聖的力量。</w:t>
      </w:r>
      <w:proofErr w:type="gramStart"/>
      <w:r w:rsidRPr="00816E50">
        <w:t>涂</w:t>
      </w:r>
      <w:proofErr w:type="gramEnd"/>
      <w:r w:rsidRPr="00816E50">
        <w:t>爾幹對社會本質的分析，常應用於社群、社區研究，以及描述群體的「</w:t>
      </w:r>
      <w:r w:rsidRPr="00816E50">
        <w:rPr>
          <w:b/>
          <w:bCs/>
        </w:rPr>
        <w:t>社會團結</w:t>
      </w:r>
      <w:r w:rsidRPr="00816E50">
        <w:t>」（</w:t>
      </w:r>
      <w:r w:rsidRPr="00816E50">
        <w:t>solidarity</w:t>
      </w:r>
      <w:r w:rsidRPr="00816E50">
        <w:t>）。</w:t>
      </w:r>
    </w:p>
    <w:p w14:paraId="0960F1AD" w14:textId="77777777" w:rsidR="00503C6A" w:rsidRPr="00816E50" w:rsidRDefault="00503C6A" w:rsidP="00503C6A"/>
    <w:p w14:paraId="67242322" w14:textId="0EF5FC8E" w:rsidR="00816E50" w:rsidRDefault="00816E50">
      <w:pPr>
        <w:widowControl/>
      </w:pPr>
      <w:r>
        <w:br w:type="page"/>
      </w:r>
    </w:p>
    <w:p w14:paraId="2DC70EF8" w14:textId="1E153975" w:rsidR="00816E50" w:rsidRPr="00816E50" w:rsidRDefault="00816E50" w:rsidP="00816E50">
      <w:pPr>
        <w:rPr>
          <w:b/>
          <w:bCs/>
        </w:rPr>
      </w:pPr>
      <w:r>
        <w:rPr>
          <w:rFonts w:hint="eastAsia"/>
          <w:b/>
          <w:bCs/>
        </w:rPr>
        <w:lastRenderedPageBreak/>
        <w:t>第一段：</w:t>
      </w:r>
      <w:r w:rsidRPr="00816E50">
        <w:rPr>
          <w:b/>
          <w:bCs/>
        </w:rPr>
        <w:t>社會學的想像的定義與核心任務</w:t>
      </w:r>
    </w:p>
    <w:p w14:paraId="4895FB10" w14:textId="77777777" w:rsidR="00816E50" w:rsidRPr="00816E50" w:rsidRDefault="00816E50" w:rsidP="00816E50">
      <w:r w:rsidRPr="00816E50">
        <w:t>米爾斯是這樣闡述「社會學的想像」的：</w:t>
      </w:r>
    </w:p>
    <w:p w14:paraId="3CCD6CC7" w14:textId="77777777" w:rsidR="00816E50" w:rsidRPr="00816E50" w:rsidRDefault="00CA5AEB" w:rsidP="00816E50">
      <w:r>
        <w:pict w14:anchorId="040C99A6">
          <v:rect id="_x0000_i1025" style="width:0;height:1.5pt" o:hralign="center" o:hrstd="t" o:hr="t" fillcolor="#a0a0a0" stroked="f"/>
        </w:pict>
      </w:r>
    </w:p>
    <w:p w14:paraId="2FD2F193" w14:textId="77777777" w:rsidR="00816E50" w:rsidRDefault="00816E50" w:rsidP="00816E50">
      <w:pPr>
        <w:rPr>
          <w:rFonts w:ascii="Times New Roman" w:hAnsi="Times New Roman" w:cs="Times New Roman"/>
        </w:rPr>
      </w:pPr>
      <w:r w:rsidRPr="00816E50">
        <w:rPr>
          <w:rFonts w:ascii="Times New Roman" w:hAnsi="Times New Roman" w:cs="Times New Roman"/>
        </w:rPr>
        <w:t>"Nowadays men often feel that their private lives are a series of traps. They sense that within their everyday worlds, they cannot overcome their troubles, and in this feeling, they are often quite correct: What ordinary men are directly aware of and what they try to do are bounded by the private orbits in which they live; their visions and their powers are limited to the close-up scenes of job, family, neighborhood; in other words, to the social milieus of which they are direct and personal experience. And precisely because of this, men all too often remain unaware of the intricate connection between the patterns of their own lives and the course of world history.</w:t>
      </w:r>
    </w:p>
    <w:p w14:paraId="5A2A7F2E" w14:textId="77777777" w:rsidR="00816E50" w:rsidRPr="00816E50" w:rsidRDefault="00816E50" w:rsidP="00816E50">
      <w:pPr>
        <w:rPr>
          <w:rFonts w:ascii="Times New Roman" w:hAnsi="Times New Roman" w:cs="Times New Roman"/>
        </w:rPr>
      </w:pPr>
    </w:p>
    <w:p w14:paraId="4A8A61BA" w14:textId="77777777" w:rsidR="00816E50" w:rsidRPr="00816E50" w:rsidRDefault="00816E50" w:rsidP="00816E50">
      <w:pPr>
        <w:rPr>
          <w:rFonts w:ascii="Times New Roman" w:hAnsi="Times New Roman" w:cs="Times New Roman"/>
        </w:rPr>
      </w:pPr>
      <w:proofErr w:type="gramStart"/>
      <w:r w:rsidRPr="00816E50">
        <w:rPr>
          <w:rFonts w:ascii="Times New Roman" w:hAnsi="Times New Roman" w:cs="Times New Roman"/>
          <w:b/>
          <w:bCs/>
        </w:rPr>
        <w:t>The sociological</w:t>
      </w:r>
      <w:proofErr w:type="gramEnd"/>
      <w:r w:rsidRPr="00816E50">
        <w:rPr>
          <w:rFonts w:ascii="Times New Roman" w:hAnsi="Times New Roman" w:cs="Times New Roman"/>
          <w:b/>
          <w:bCs/>
        </w:rPr>
        <w:t xml:space="preserve"> imagination enables us to grasp history and biography and the relations between the two within society. That is its task and its promise.</w:t>
      </w:r>
      <w:r w:rsidRPr="00816E50">
        <w:rPr>
          <w:rFonts w:ascii="Times New Roman" w:hAnsi="Times New Roman" w:cs="Times New Roman"/>
        </w:rPr>
        <w:t xml:space="preserve"> To recognize this task and this promise is the mark of the classic social analyst."</w:t>
      </w:r>
    </w:p>
    <w:p w14:paraId="39D407CB" w14:textId="77777777" w:rsidR="00816E50" w:rsidRPr="00816E50" w:rsidRDefault="00CA5AEB" w:rsidP="00816E50">
      <w:r>
        <w:pict w14:anchorId="726F2ABA">
          <v:rect id="_x0000_i1026" style="width:0;height:1.5pt" o:hralign="center" o:hrstd="t" o:hr="t" fillcolor="#a0a0a0" stroked="f"/>
        </w:pict>
      </w:r>
    </w:p>
    <w:p w14:paraId="71F6AA66" w14:textId="77777777" w:rsidR="00816E50" w:rsidRDefault="00816E50" w:rsidP="00816E50"/>
    <w:p w14:paraId="163BCDD1" w14:textId="6BE2AC3E" w:rsidR="00816E50" w:rsidRDefault="00816E50" w:rsidP="00816E50">
      <w:r w:rsidRPr="00816E50">
        <w:t>在這段中，米爾斯首先描繪了現代人的普遍感受：他們的私人生活似乎被一系列的困境所困。他們所能直接感知和嘗試做的事情，僅限於他們個人生活的私密軌道，他們的視野和能力也局限於工作、家庭、鄰里等近距離的社會環境。正因為如此，人們往往未能意識到他們個人生活的模式與世界歷史進程之間那種錯綜複雜的連結。</w:t>
      </w:r>
    </w:p>
    <w:p w14:paraId="50377B21" w14:textId="77777777" w:rsidR="00816E50" w:rsidRPr="00816E50" w:rsidRDefault="00816E50" w:rsidP="00816E50"/>
    <w:p w14:paraId="0F5380F4" w14:textId="77777777" w:rsidR="00816E50" w:rsidRPr="00816E50" w:rsidRDefault="00816E50" w:rsidP="00816E50">
      <w:r w:rsidRPr="00816E50">
        <w:t>接著，他明確提出了「</w:t>
      </w:r>
      <w:r w:rsidRPr="00816E50">
        <w:rPr>
          <w:b/>
          <w:bCs/>
        </w:rPr>
        <w:t>社會學的想像</w:t>
      </w:r>
      <w:r w:rsidRPr="00816E50">
        <w:t>」的核心功能：它使我們能夠掌握</w:t>
      </w:r>
      <w:r w:rsidRPr="00816E50">
        <w:rPr>
          <w:b/>
          <w:bCs/>
        </w:rPr>
        <w:t>歷史（</w:t>
      </w:r>
      <w:r w:rsidRPr="00816E50">
        <w:rPr>
          <w:b/>
          <w:bCs/>
        </w:rPr>
        <w:t>history</w:t>
      </w:r>
      <w:r w:rsidRPr="00816E50">
        <w:rPr>
          <w:b/>
          <w:bCs/>
        </w:rPr>
        <w:t>）與個人生命（</w:t>
      </w:r>
      <w:r w:rsidRPr="00816E50">
        <w:rPr>
          <w:b/>
          <w:bCs/>
        </w:rPr>
        <w:t>biography</w:t>
      </w:r>
      <w:r w:rsidRPr="00816E50">
        <w:rPr>
          <w:b/>
          <w:bCs/>
        </w:rPr>
        <w:t>），以及兩者在社會中的關係</w:t>
      </w:r>
      <w:r w:rsidRPr="00816E50">
        <w:t>。米爾斯強調，這正是社會學的想像的</w:t>
      </w:r>
      <w:r w:rsidRPr="00816E50">
        <w:rPr>
          <w:b/>
          <w:bCs/>
        </w:rPr>
        <w:t>任務（</w:t>
      </w:r>
      <w:r w:rsidRPr="00816E50">
        <w:rPr>
          <w:b/>
          <w:bCs/>
        </w:rPr>
        <w:t>task</w:t>
      </w:r>
      <w:r w:rsidRPr="00816E50">
        <w:rPr>
          <w:b/>
          <w:bCs/>
        </w:rPr>
        <w:t>）和它的承諾（</w:t>
      </w:r>
      <w:r w:rsidRPr="00816E50">
        <w:rPr>
          <w:b/>
          <w:bCs/>
        </w:rPr>
        <w:t>promise</w:t>
      </w:r>
      <w:r w:rsidRPr="00816E50">
        <w:rPr>
          <w:b/>
          <w:bCs/>
        </w:rPr>
        <w:t>）</w:t>
      </w:r>
      <w:r w:rsidRPr="00816E50">
        <w:t>。他認為，能夠認識到這個任務和承諾，是成為一個經典社會分析師的標誌。</w:t>
      </w:r>
    </w:p>
    <w:p w14:paraId="0DE69BBF" w14:textId="77777777" w:rsidR="00B4049C" w:rsidRDefault="00B4049C" w:rsidP="00503C6A"/>
    <w:p w14:paraId="62C31EF8" w14:textId="77777777" w:rsidR="008B2E18" w:rsidRPr="008B2E18" w:rsidRDefault="008B2E18" w:rsidP="008B2E18">
      <w:pPr>
        <w:rPr>
          <w:b/>
          <w:bCs/>
        </w:rPr>
      </w:pPr>
      <w:r w:rsidRPr="008B2E18">
        <w:rPr>
          <w:b/>
          <w:bCs/>
        </w:rPr>
        <w:t>第二段：缺乏社會學想像的後果</w:t>
      </w:r>
    </w:p>
    <w:p w14:paraId="7287EAFB" w14:textId="77777777" w:rsidR="008B2E18" w:rsidRPr="008B2E18" w:rsidRDefault="008B2E18" w:rsidP="008B2E18">
      <w:r w:rsidRPr="008B2E18">
        <w:t>緊接著，米爾斯進一步強調了這種連結的重要性以及缺乏這種理解的後果：</w:t>
      </w:r>
    </w:p>
    <w:p w14:paraId="634E85AF" w14:textId="77777777" w:rsidR="008B2E18" w:rsidRPr="008B2E18" w:rsidRDefault="00CA5AEB" w:rsidP="008B2E18">
      <w:r>
        <w:pict w14:anchorId="23999066">
          <v:rect id="_x0000_i1027" style="width:0;height:1.5pt" o:hralign="center" o:hrstd="t" o:hr="t" fillcolor="#a0a0a0" stroked="f"/>
        </w:pict>
      </w:r>
    </w:p>
    <w:p w14:paraId="566B76FF" w14:textId="77777777" w:rsidR="008B2E18" w:rsidRPr="008B2E18" w:rsidRDefault="008B2E18" w:rsidP="008B2E18">
      <w:pPr>
        <w:rPr>
          <w:rFonts w:ascii="Times New Roman" w:hAnsi="Times New Roman" w:cs="Times New Roman"/>
        </w:rPr>
      </w:pPr>
      <w:r w:rsidRPr="008B2E18">
        <w:rPr>
          <w:rFonts w:ascii="Times New Roman" w:hAnsi="Times New Roman" w:cs="Times New Roman"/>
        </w:rPr>
        <w:t xml:space="preserve">"No social study that does not come back to the problems of biography, of history, and of </w:t>
      </w:r>
      <w:proofErr w:type="gramStart"/>
      <w:r w:rsidRPr="008B2E18">
        <w:rPr>
          <w:rFonts w:ascii="Times New Roman" w:hAnsi="Times New Roman" w:cs="Times New Roman"/>
        </w:rPr>
        <w:t>their intersections</w:t>
      </w:r>
      <w:proofErr w:type="gramEnd"/>
      <w:r w:rsidRPr="008B2E18">
        <w:rPr>
          <w:rFonts w:ascii="Times New Roman" w:hAnsi="Times New Roman" w:cs="Times New Roman"/>
        </w:rPr>
        <w:t xml:space="preserve"> within a society has completed its intellectual journey. Whatever the specific problems of the classic social analysts, whatever the issues and troubles we may now make our own, we are that kind of man who has been so far cut off, to so </w:t>
      </w:r>
      <w:r w:rsidRPr="008B2E18">
        <w:rPr>
          <w:rFonts w:ascii="Times New Roman" w:hAnsi="Times New Roman" w:cs="Times New Roman"/>
        </w:rPr>
        <w:lastRenderedPageBreak/>
        <w:t>great a degree, from understanding his world in a more meaningful and active way.</w:t>
      </w:r>
    </w:p>
    <w:p w14:paraId="7762EDF0" w14:textId="77777777" w:rsidR="008B2E18" w:rsidRPr="008B2E18" w:rsidRDefault="008B2E18" w:rsidP="008B2E18">
      <w:pPr>
        <w:rPr>
          <w:rFonts w:ascii="Times New Roman" w:hAnsi="Times New Roman" w:cs="Times New Roman"/>
        </w:rPr>
      </w:pPr>
    </w:p>
    <w:p w14:paraId="73C0E81B" w14:textId="77777777" w:rsidR="008B2E18" w:rsidRPr="008B2E18" w:rsidRDefault="008B2E18" w:rsidP="008B2E18">
      <w:pPr>
        <w:rPr>
          <w:rFonts w:ascii="Times New Roman" w:hAnsi="Times New Roman" w:cs="Times New Roman"/>
        </w:rPr>
      </w:pPr>
      <w:r w:rsidRPr="008B2E18">
        <w:rPr>
          <w:rFonts w:ascii="Times New Roman" w:hAnsi="Times New Roman" w:cs="Times New Roman"/>
          <w:b/>
          <w:bCs/>
        </w:rPr>
        <w:t>Seldom aware of the intricate connection between the patterns of their own lives and the course of world history, ordinary men do not usually know what this connection means for the kinds of men they are becoming and for the kinds of history-making in which they take part.</w:t>
      </w:r>
      <w:r w:rsidRPr="008B2E18">
        <w:rPr>
          <w:rFonts w:ascii="Times New Roman" w:hAnsi="Times New Roman" w:cs="Times New Roman"/>
        </w:rPr>
        <w:t xml:space="preserve"> They do not possess the quality of mind essential to grasp the interplay of man and society, of biography and history, of self and world. They cannot cope with their personal troubles in such ways as to control the structural transformations that usually lie behind them."</w:t>
      </w:r>
    </w:p>
    <w:p w14:paraId="4A953AFC" w14:textId="77777777" w:rsidR="008B2E18" w:rsidRPr="008B2E18" w:rsidRDefault="00CA5AEB" w:rsidP="008B2E18">
      <w:r>
        <w:pict w14:anchorId="55456867">
          <v:rect id="_x0000_i1028" style="width:0;height:1.5pt" o:hralign="center" o:hrstd="t" o:hr="t" fillcolor="#a0a0a0" stroked="f"/>
        </w:pict>
      </w:r>
    </w:p>
    <w:p w14:paraId="5A04B408" w14:textId="77777777" w:rsidR="008B2E18" w:rsidRPr="008B2E18" w:rsidRDefault="008B2E18" w:rsidP="008B2E18">
      <w:r w:rsidRPr="008B2E18">
        <w:t>在這段中，米爾斯指出，任何沒有回歸到個人生命、歷史以及兩者在社會中的交織問題的社會研究，都未能完成其思想旅程。他感嘆，作為現代人，我們在很大程度上被剝奪了以一種更有意義和更積極的方式理解自己世界的能力。</w:t>
      </w:r>
    </w:p>
    <w:p w14:paraId="017B729F" w14:textId="77777777" w:rsidR="008B2E18" w:rsidRPr="008B2E18" w:rsidRDefault="008B2E18" w:rsidP="008B2E18">
      <w:r w:rsidRPr="008B2E18">
        <w:t>他接著重申，普通人很少意識到自己生活模式與世界歷史進程之間錯綜複雜的關聯，因此也不明白這種關聯對他們正成為什麼樣的人，以及他們所參與的歷史形成過程有何意義。他們缺乏理解</w:t>
      </w:r>
      <w:r w:rsidRPr="008B2E18">
        <w:rPr>
          <w:b/>
          <w:bCs/>
        </w:rPr>
        <w:t>個人與社會、個人生命與歷史、自我與世界之間相互作用</w:t>
      </w:r>
      <w:r w:rsidRPr="008B2E18">
        <w:t>所必需的心智素質。因此，他們也無法以有效的方式應對其個人困境，從而控制通常隱藏在這些困境背後的結構性轉變。</w:t>
      </w:r>
    </w:p>
    <w:p w14:paraId="6A742430" w14:textId="77777777" w:rsidR="008B2E18" w:rsidRPr="008B2E18" w:rsidRDefault="008B2E18" w:rsidP="00503C6A"/>
    <w:p w14:paraId="472F9C26" w14:textId="3F3A2996" w:rsidR="00503C6A" w:rsidRDefault="00B4049C" w:rsidP="00816E50">
      <w:pPr>
        <w:widowControl/>
      </w:pPr>
      <w:r>
        <w:br w:type="page"/>
      </w:r>
    </w:p>
    <w:p w14:paraId="44E3E90F" w14:textId="77777777" w:rsidR="008B2E18" w:rsidRDefault="008B2E18" w:rsidP="008B2E18">
      <w:pPr>
        <w:pStyle w:val="a3"/>
        <w:numPr>
          <w:ilvl w:val="0"/>
          <w:numId w:val="7"/>
        </w:numPr>
        <w:ind w:leftChars="0"/>
        <w:rPr>
          <w:rFonts w:asciiTheme="minorEastAsia" w:hAnsiTheme="minorEastAsia"/>
        </w:rPr>
      </w:pPr>
      <w:r w:rsidRPr="00B83450">
        <w:rPr>
          <w:rFonts w:asciiTheme="minorEastAsia" w:hAnsiTheme="minorEastAsia" w:hint="eastAsia"/>
        </w:rPr>
        <w:lastRenderedPageBreak/>
        <w:t>考古與練習：何謂「社會學的想像」？請用社會學的想像</w:t>
      </w:r>
      <w:proofErr w:type="gramStart"/>
      <w:r w:rsidRPr="00B83450">
        <w:rPr>
          <w:rFonts w:asciiTheme="minorEastAsia" w:hAnsiTheme="minorEastAsia" w:hint="eastAsia"/>
        </w:rPr>
        <w:t>分析新冠肺炎</w:t>
      </w:r>
      <w:proofErr w:type="gramEnd"/>
      <w:r w:rsidRPr="00B83450">
        <w:rPr>
          <w:rFonts w:asciiTheme="minorEastAsia" w:hAnsiTheme="minorEastAsia" w:hint="eastAsia"/>
        </w:rPr>
        <w:t>（</w:t>
      </w:r>
      <w:r w:rsidRPr="00B83450">
        <w:rPr>
          <w:rFonts w:asciiTheme="minorEastAsia" w:hAnsiTheme="minorEastAsia"/>
        </w:rPr>
        <w:t>COVID-19）</w:t>
      </w:r>
      <w:proofErr w:type="gramStart"/>
      <w:r w:rsidRPr="00B83450">
        <w:rPr>
          <w:rFonts w:asciiTheme="minorEastAsia" w:hAnsiTheme="minorEastAsia"/>
        </w:rPr>
        <w:t>疫情下</w:t>
      </w:r>
      <w:proofErr w:type="gramEnd"/>
      <w:r w:rsidRPr="00B83450">
        <w:rPr>
          <w:rFonts w:asciiTheme="minorEastAsia" w:hAnsiTheme="minorEastAsia"/>
        </w:rPr>
        <w:t>有那些社會群體可能面臨什麼樣的困境，請列舉至少四例。（25分）</w:t>
      </w:r>
      <w:r w:rsidRPr="00B83450">
        <w:rPr>
          <w:rFonts w:asciiTheme="minorEastAsia" w:hAnsiTheme="minorEastAsia" w:hint="eastAsia"/>
        </w:rPr>
        <w:t>（1</w:t>
      </w:r>
      <w:r w:rsidRPr="00B83450">
        <w:rPr>
          <w:rFonts w:asciiTheme="minorEastAsia" w:hAnsiTheme="minorEastAsia"/>
        </w:rPr>
        <w:t>10</w:t>
      </w:r>
      <w:r w:rsidRPr="00B83450">
        <w:rPr>
          <w:rFonts w:asciiTheme="minorEastAsia" w:hAnsiTheme="minorEastAsia" w:hint="eastAsia"/>
        </w:rPr>
        <w:t>年 地特三等</w:t>
      </w:r>
      <w:r w:rsidRPr="00B83450">
        <w:rPr>
          <w:rFonts w:asciiTheme="minorEastAsia" w:hAnsiTheme="minorEastAsia"/>
        </w:rPr>
        <w:t>）</w:t>
      </w:r>
    </w:p>
    <w:p w14:paraId="7394209F" w14:textId="77777777" w:rsidR="00503C6A" w:rsidRDefault="00503C6A" w:rsidP="00503C6A">
      <w:pPr>
        <w:rPr>
          <w:rFonts w:asciiTheme="minorEastAsia" w:hAnsiTheme="minorEastAsia"/>
        </w:rPr>
      </w:pPr>
    </w:p>
    <w:p w14:paraId="14B45BEA" w14:textId="77777777" w:rsidR="00503C6A" w:rsidRDefault="00503C6A" w:rsidP="00503C6A">
      <w:pPr>
        <w:rPr>
          <w:rFonts w:asciiTheme="minorEastAsia" w:hAnsiTheme="minorEastAsia"/>
        </w:rPr>
      </w:pPr>
      <w:r w:rsidRPr="00D937F2">
        <w:rPr>
          <w:rFonts w:asciiTheme="minorEastAsia" w:hAnsiTheme="minorEastAsia" w:hint="eastAsia"/>
        </w:rPr>
        <w:t>美國社會學者米爾斯</w:t>
      </w:r>
      <w:proofErr w:type="gramStart"/>
      <w:r w:rsidRPr="00D937F2">
        <w:rPr>
          <w:rFonts w:asciiTheme="minorEastAsia" w:hAnsiTheme="minorEastAsia" w:hint="eastAsia"/>
        </w:rPr>
        <w:t>（</w:t>
      </w:r>
      <w:proofErr w:type="gramEnd"/>
      <w:r w:rsidRPr="00D937F2">
        <w:rPr>
          <w:rFonts w:asciiTheme="minorEastAsia" w:hAnsiTheme="minorEastAsia"/>
        </w:rPr>
        <w:t>C. Wright Mills</w:t>
      </w:r>
      <w:proofErr w:type="gramStart"/>
      <w:r w:rsidRPr="00D937F2">
        <w:rPr>
          <w:rFonts w:asciiTheme="minorEastAsia" w:hAnsiTheme="minorEastAsia"/>
        </w:rPr>
        <w:t>）</w:t>
      </w:r>
      <w:proofErr w:type="gramEnd"/>
      <w:r w:rsidRPr="00D937F2">
        <w:rPr>
          <w:rFonts w:asciiTheme="minorEastAsia" w:hAnsiTheme="minorEastAsia"/>
        </w:rPr>
        <w:t>曾提出社會學的想像（sociological imagination），主張社會學是一種以公共議題的觀點、洞察個人煩惱的感受力。所謂公共議題（the public issues），乃是由宏觀的社會結構所引發的問題；至於個人</w:t>
      </w:r>
      <w:proofErr w:type="gramStart"/>
      <w:r w:rsidRPr="00D937F2">
        <w:rPr>
          <w:rFonts w:asciiTheme="minorEastAsia" w:hAnsiTheme="minorEastAsia"/>
        </w:rPr>
        <w:t>煩惱（</w:t>
      </w:r>
      <w:proofErr w:type="gramEnd"/>
      <w:r w:rsidRPr="00D937F2">
        <w:rPr>
          <w:rFonts w:asciiTheme="minorEastAsia" w:hAnsiTheme="minorEastAsia"/>
        </w:rPr>
        <w:t>the personal troubles），則是個人在特定情境下所感受的挫折；社會學的想像力，便是要從更寬廣的空間（社會結構）、更長遠的時間（社會變遷）、</w:t>
      </w:r>
      <w:proofErr w:type="gramStart"/>
      <w:r w:rsidRPr="00D937F2">
        <w:rPr>
          <w:rFonts w:asciiTheme="minorEastAsia" w:hAnsiTheme="minorEastAsia"/>
        </w:rPr>
        <w:t>更基進</w:t>
      </w:r>
      <w:proofErr w:type="gramEnd"/>
      <w:r w:rsidRPr="00D937F2">
        <w:rPr>
          <w:rFonts w:asciiTheme="minorEastAsia" w:hAnsiTheme="minorEastAsia"/>
        </w:rPr>
        <w:t>的行動（關注社會不平等），以拓展個人感受力之不足，而具備對公共議題的體</w:t>
      </w:r>
      <w:r w:rsidRPr="00D937F2">
        <w:rPr>
          <w:rFonts w:asciiTheme="minorEastAsia" w:hAnsiTheme="minorEastAsia" w:hint="eastAsia"/>
        </w:rPr>
        <w:t>察能力。</w:t>
      </w:r>
      <w:r>
        <w:rPr>
          <w:rFonts w:asciiTheme="minorEastAsia" w:hAnsiTheme="minorEastAsia" w:hint="eastAsia"/>
        </w:rPr>
        <w:t>我認為，</w:t>
      </w:r>
      <w:proofErr w:type="gramStart"/>
      <w:r>
        <w:rPr>
          <w:rFonts w:asciiTheme="minorEastAsia" w:hAnsiTheme="minorEastAsia" w:hint="eastAsia"/>
        </w:rPr>
        <w:t>全球新冠肺炎</w:t>
      </w:r>
      <w:proofErr w:type="gramEnd"/>
      <w:r>
        <w:rPr>
          <w:rFonts w:asciiTheme="minorEastAsia" w:hAnsiTheme="minorEastAsia" w:hint="eastAsia"/>
        </w:rPr>
        <w:t>傳播下的個人處境，恰好符合Mi</w:t>
      </w:r>
      <w:r>
        <w:rPr>
          <w:rFonts w:asciiTheme="minorEastAsia" w:hAnsiTheme="minorEastAsia"/>
        </w:rPr>
        <w:t>lls</w:t>
      </w:r>
      <w:r>
        <w:rPr>
          <w:rFonts w:asciiTheme="minorEastAsia" w:hAnsiTheme="minorEastAsia" w:hint="eastAsia"/>
        </w:rPr>
        <w:t>指出的社會學的想像問題，</w:t>
      </w:r>
      <w:proofErr w:type="gramStart"/>
      <w:r>
        <w:rPr>
          <w:rFonts w:asciiTheme="minorEastAsia" w:hAnsiTheme="minorEastAsia" w:hint="eastAsia"/>
        </w:rPr>
        <w:t>以下申</w:t>
      </w:r>
      <w:proofErr w:type="gramEnd"/>
      <w:r>
        <w:rPr>
          <w:rFonts w:asciiTheme="minorEastAsia" w:hAnsiTheme="minorEastAsia" w:hint="eastAsia"/>
        </w:rPr>
        <w:t>論之。</w:t>
      </w:r>
    </w:p>
    <w:p w14:paraId="6636E610" w14:textId="77777777" w:rsidR="00503C6A" w:rsidRPr="00D937F2" w:rsidRDefault="00503C6A" w:rsidP="00503C6A">
      <w:pPr>
        <w:rPr>
          <w:rFonts w:asciiTheme="minorEastAsia" w:hAnsiTheme="minorEastAsia"/>
        </w:rPr>
      </w:pPr>
    </w:p>
    <w:p w14:paraId="6324EDA5" w14:textId="77777777" w:rsidR="00503C6A" w:rsidRDefault="00503C6A" w:rsidP="00503C6A">
      <w:pPr>
        <w:rPr>
          <w:rFonts w:asciiTheme="minorEastAsia" w:hAnsiTheme="minorEastAsia"/>
        </w:rPr>
      </w:pPr>
      <w:r w:rsidRPr="00D937F2">
        <w:rPr>
          <w:rFonts w:asciiTheme="minorEastAsia" w:hAnsiTheme="minorEastAsia" w:hint="eastAsia"/>
        </w:rPr>
        <w:t>在這波全球的新冠</w:t>
      </w:r>
      <w:proofErr w:type="gramStart"/>
      <w:r w:rsidRPr="00D937F2">
        <w:rPr>
          <w:rFonts w:asciiTheme="minorEastAsia" w:hAnsiTheme="minorEastAsia" w:hint="eastAsia"/>
        </w:rPr>
        <w:t>疫情裡</w:t>
      </w:r>
      <w:proofErr w:type="gramEnd"/>
      <w:r w:rsidRPr="00D937F2">
        <w:rPr>
          <w:rFonts w:asciiTheme="minorEastAsia" w:hAnsiTheme="minorEastAsia" w:hint="eastAsia"/>
        </w:rPr>
        <w:t>，隨處可見各國都存在著醫療化（</w:t>
      </w:r>
      <w:r w:rsidRPr="00D937F2">
        <w:rPr>
          <w:rFonts w:asciiTheme="minorEastAsia" w:hAnsiTheme="minorEastAsia"/>
        </w:rPr>
        <w:t>medicalization）之現象</w:t>
      </w:r>
      <w:r>
        <w:rPr>
          <w:rFonts w:asciiTheme="minorEastAsia" w:hAnsiTheme="minorEastAsia" w:hint="eastAsia"/>
        </w:rPr>
        <w:t>。</w:t>
      </w:r>
      <w:del w:id="0" w:author="USER" w:date="2022-10-16T18:58:00Z">
        <w:r w:rsidRPr="00D937F2" w:rsidDel="00B914FF">
          <w:rPr>
            <w:rFonts w:asciiTheme="minorEastAsia" w:hAnsiTheme="minorEastAsia"/>
          </w:rPr>
          <w:delText>，</w:delText>
        </w:r>
      </w:del>
      <w:r>
        <w:rPr>
          <w:rFonts w:asciiTheme="minorEastAsia" w:hAnsiTheme="minorEastAsia" w:hint="eastAsia"/>
        </w:rPr>
        <w:t>醫療化意旨</w:t>
      </w:r>
      <w:r w:rsidRPr="00D937F2">
        <w:rPr>
          <w:rFonts w:asciiTheme="minorEastAsia" w:hAnsiTheme="minorEastAsia"/>
        </w:rPr>
        <w:t>公共衛生絕非單純的醫療問題，更</w:t>
      </w:r>
      <w:r>
        <w:rPr>
          <w:rFonts w:asciiTheme="minorEastAsia" w:hAnsiTheme="minorEastAsia" w:hint="eastAsia"/>
        </w:rPr>
        <w:t>經常</w:t>
      </w:r>
      <w:r w:rsidRPr="00D937F2">
        <w:rPr>
          <w:rFonts w:asciiTheme="minorEastAsia" w:hAnsiTheme="minorEastAsia"/>
        </w:rPr>
        <w:t>肇因於社會結構的社會問題。醫療並不</w:t>
      </w:r>
      <w:r>
        <w:rPr>
          <w:rFonts w:asciiTheme="minorEastAsia" w:hAnsiTheme="minorEastAsia" w:hint="eastAsia"/>
        </w:rPr>
        <w:t>只是個人層次的</w:t>
      </w:r>
      <w:r w:rsidRPr="00D937F2">
        <w:rPr>
          <w:rFonts w:asciiTheme="minorEastAsia" w:hAnsiTheme="minorEastAsia"/>
        </w:rPr>
        <w:t>健康</w:t>
      </w:r>
      <w:r>
        <w:rPr>
          <w:rFonts w:asciiTheme="minorEastAsia" w:hAnsiTheme="minorEastAsia" w:hint="eastAsia"/>
        </w:rPr>
        <w:t>問題</w:t>
      </w:r>
      <w:r w:rsidRPr="00D937F2">
        <w:rPr>
          <w:rFonts w:asciiTheme="minorEastAsia" w:hAnsiTheme="minorEastAsia"/>
        </w:rPr>
        <w:t>，社會學</w:t>
      </w:r>
      <w:r>
        <w:rPr>
          <w:rFonts w:asciiTheme="minorEastAsia" w:hAnsiTheme="minorEastAsia" w:hint="eastAsia"/>
        </w:rPr>
        <w:t>提出</w:t>
      </w:r>
      <w:r w:rsidRPr="00D937F2">
        <w:rPr>
          <w:rFonts w:asciiTheme="minorEastAsia" w:hAnsiTheme="minorEastAsia"/>
        </w:rPr>
        <w:t>醫療化</w:t>
      </w:r>
      <w:r>
        <w:rPr>
          <w:rFonts w:asciiTheme="minorEastAsia" w:hAnsiTheme="minorEastAsia" w:hint="eastAsia"/>
        </w:rPr>
        <w:t>概念，並指出</w:t>
      </w:r>
      <w:r w:rsidRPr="00D937F2">
        <w:rPr>
          <w:rFonts w:asciiTheme="minorEastAsia" w:hAnsiTheme="minorEastAsia"/>
        </w:rPr>
        <w:t>「醫學宰制」（medical dominance）的權力結構困境。為了充分揭露此一現象，首先要打破「醫療保障健康」的迷思；其次要揭發「</w:t>
      </w:r>
      <w:proofErr w:type="gramStart"/>
      <w:r w:rsidRPr="00D937F2">
        <w:rPr>
          <w:rFonts w:asciiTheme="minorEastAsia" w:hAnsiTheme="minorEastAsia"/>
        </w:rPr>
        <w:t>醫源病</w:t>
      </w:r>
      <w:proofErr w:type="gramEnd"/>
      <w:r w:rsidRPr="00D937F2">
        <w:rPr>
          <w:rFonts w:asciiTheme="minorEastAsia" w:hAnsiTheme="minorEastAsia"/>
        </w:rPr>
        <w:t>」的可怕事實；最後要重新尋找「製造病人」的社會罪魁和防治方法。</w:t>
      </w:r>
      <w:r>
        <w:rPr>
          <w:rFonts w:asciiTheme="minorEastAsia" w:hAnsiTheme="minorEastAsia" w:hint="eastAsia"/>
        </w:rPr>
        <w:t>我進一步以幾個例子具體說明這個現象。</w:t>
      </w:r>
    </w:p>
    <w:p w14:paraId="1ABDBA1F" w14:textId="77777777" w:rsidR="00503C6A" w:rsidRPr="00D937F2" w:rsidRDefault="00503C6A" w:rsidP="00503C6A">
      <w:pPr>
        <w:rPr>
          <w:rFonts w:asciiTheme="minorEastAsia" w:hAnsiTheme="minorEastAsia"/>
        </w:rPr>
      </w:pPr>
    </w:p>
    <w:p w14:paraId="7B99EF4E" w14:textId="77777777" w:rsidR="00503C6A" w:rsidRPr="00D937F2" w:rsidRDefault="00503C6A" w:rsidP="00503C6A">
      <w:pPr>
        <w:rPr>
          <w:rFonts w:asciiTheme="minorEastAsia" w:hAnsiTheme="minorEastAsia"/>
        </w:rPr>
      </w:pPr>
      <w:r w:rsidRPr="00D937F2">
        <w:rPr>
          <w:rFonts w:asciiTheme="minorEastAsia" w:hAnsiTheme="minorEastAsia"/>
        </w:rPr>
        <w:t>(</w:t>
      </w:r>
      <w:proofErr w:type="gramStart"/>
      <w:r w:rsidRPr="00D937F2">
        <w:rPr>
          <w:rFonts w:asciiTheme="minorEastAsia" w:hAnsiTheme="minorEastAsia"/>
        </w:rPr>
        <w:t>一</w:t>
      </w:r>
      <w:proofErr w:type="gramEnd"/>
      <w:r w:rsidRPr="00D937F2">
        <w:rPr>
          <w:rFonts w:asciiTheme="minorEastAsia" w:hAnsiTheme="minorEastAsia"/>
        </w:rPr>
        <w:t>)女性：照顧的女性化</w:t>
      </w:r>
    </w:p>
    <w:p w14:paraId="5B7E7E71" w14:textId="77777777" w:rsidR="00503C6A" w:rsidRDefault="00503C6A" w:rsidP="00503C6A">
      <w:pPr>
        <w:rPr>
          <w:rFonts w:asciiTheme="minorEastAsia" w:hAnsiTheme="minorEastAsia"/>
        </w:rPr>
      </w:pPr>
      <w:r w:rsidRPr="00D937F2">
        <w:rPr>
          <w:rFonts w:asciiTheme="minorEastAsia" w:hAnsiTheme="minorEastAsia" w:hint="eastAsia"/>
        </w:rPr>
        <w:t>臺灣在新冠</w:t>
      </w:r>
      <w:proofErr w:type="gramStart"/>
      <w:r w:rsidRPr="00D937F2">
        <w:rPr>
          <w:rFonts w:asciiTheme="minorEastAsia" w:hAnsiTheme="minorEastAsia" w:hint="eastAsia"/>
        </w:rPr>
        <w:t>疫</w:t>
      </w:r>
      <w:proofErr w:type="gramEnd"/>
      <w:r w:rsidRPr="00D937F2">
        <w:rPr>
          <w:rFonts w:asciiTheme="minorEastAsia" w:hAnsiTheme="minorEastAsia" w:hint="eastAsia"/>
        </w:rPr>
        <w:t>情三級警戒</w:t>
      </w:r>
      <w:proofErr w:type="gramStart"/>
      <w:r w:rsidRPr="00D937F2">
        <w:rPr>
          <w:rFonts w:asciiTheme="minorEastAsia" w:hAnsiTheme="minorEastAsia" w:hint="eastAsia"/>
        </w:rPr>
        <w:t>期間，</w:t>
      </w:r>
      <w:proofErr w:type="gramEnd"/>
      <w:r w:rsidRPr="00D937F2">
        <w:rPr>
          <w:rFonts w:asciiTheme="minorEastAsia" w:hAnsiTheme="minorEastAsia" w:hint="eastAsia"/>
        </w:rPr>
        <w:t>以及居家隔離之時，原本擁有事業的職業婦女被迫退化為全時的家務勞動者，承擔著幼兒、老人、病人的繁重照顧工作。劉毓秀等人（</w:t>
      </w:r>
      <w:r w:rsidRPr="00D937F2">
        <w:rPr>
          <w:rFonts w:asciiTheme="minorEastAsia" w:hAnsiTheme="minorEastAsia"/>
        </w:rPr>
        <w:t>1997）曾</w:t>
      </w:r>
      <w:r>
        <w:rPr>
          <w:rFonts w:asciiTheme="minorEastAsia" w:hAnsiTheme="minorEastAsia" w:hint="eastAsia"/>
        </w:rPr>
        <w:t>以</w:t>
      </w:r>
      <w:r w:rsidRPr="00D937F2">
        <w:rPr>
          <w:rFonts w:asciiTheme="minorEastAsia" w:hAnsiTheme="minorEastAsia"/>
        </w:rPr>
        <w:t>實證資料指出</w:t>
      </w:r>
      <w:r>
        <w:rPr>
          <w:rFonts w:asciiTheme="minorEastAsia" w:hAnsiTheme="minorEastAsia" w:hint="eastAsia"/>
        </w:rPr>
        <w:t>，</w:t>
      </w:r>
      <w:r w:rsidRPr="00D937F2">
        <w:rPr>
          <w:rFonts w:asciiTheme="minorEastAsia" w:hAnsiTheme="minorEastAsia"/>
        </w:rPr>
        <w:t>台灣社會的照顧工作之特色：</w:t>
      </w:r>
      <w:r>
        <w:rPr>
          <w:rFonts w:asciiTheme="minorEastAsia" w:hAnsiTheme="minorEastAsia" w:hint="eastAsia"/>
        </w:rPr>
        <w:t>在於</w:t>
      </w:r>
      <w:r w:rsidRPr="00D937F2">
        <w:rPr>
          <w:rFonts w:asciiTheme="minorEastAsia" w:hAnsiTheme="minorEastAsia"/>
        </w:rPr>
        <w:t>照顧工作普遍被界定為女人在私領域的責任</w:t>
      </w:r>
      <w:r>
        <w:rPr>
          <w:rFonts w:asciiTheme="minorEastAsia" w:hAnsiTheme="minorEastAsia" w:hint="eastAsia"/>
        </w:rPr>
        <w:t>，因而</w:t>
      </w:r>
      <w:r w:rsidRPr="00D937F2">
        <w:rPr>
          <w:rFonts w:asciiTheme="minorEastAsia" w:hAnsiTheme="minorEastAsia"/>
        </w:rPr>
        <w:t>侷限女</w:t>
      </w:r>
      <w:r>
        <w:rPr>
          <w:rFonts w:asciiTheme="minorEastAsia" w:hAnsiTheme="minorEastAsia" w:hint="eastAsia"/>
        </w:rPr>
        <w:t>性</w:t>
      </w:r>
      <w:r w:rsidRPr="00D937F2">
        <w:rPr>
          <w:rFonts w:asciiTheme="minorEastAsia" w:hAnsiTheme="minorEastAsia"/>
        </w:rPr>
        <w:t>參與就業市場的機會</w:t>
      </w:r>
      <w:r>
        <w:rPr>
          <w:rFonts w:asciiTheme="minorEastAsia" w:hAnsiTheme="minorEastAsia" w:hint="eastAsia"/>
        </w:rPr>
        <w:t>，其</w:t>
      </w:r>
      <w:r w:rsidRPr="00D937F2">
        <w:rPr>
          <w:rFonts w:asciiTheme="minorEastAsia" w:hAnsiTheme="minorEastAsia"/>
        </w:rPr>
        <w:t>所從事的無酬勞動也</w:t>
      </w:r>
      <w:r>
        <w:rPr>
          <w:rFonts w:asciiTheme="minorEastAsia" w:hAnsiTheme="minorEastAsia" w:hint="eastAsia"/>
        </w:rPr>
        <w:t>經常</w:t>
      </w:r>
      <w:r w:rsidRPr="00D937F2">
        <w:rPr>
          <w:rFonts w:asciiTheme="minorEastAsia" w:hAnsiTheme="minorEastAsia"/>
        </w:rPr>
        <w:t>缺乏法令保障的權利與福利</w:t>
      </w:r>
      <w:r>
        <w:rPr>
          <w:rFonts w:asciiTheme="minorEastAsia" w:hAnsiTheme="minorEastAsia" w:hint="eastAsia"/>
        </w:rPr>
        <w:t>。</w:t>
      </w:r>
      <w:r w:rsidRPr="00D937F2">
        <w:rPr>
          <w:rFonts w:asciiTheme="minorEastAsia" w:hAnsiTheme="minorEastAsia"/>
        </w:rPr>
        <w:t>國家</w:t>
      </w:r>
      <w:r>
        <w:rPr>
          <w:rFonts w:asciiTheme="minorEastAsia" w:hAnsiTheme="minorEastAsia" w:hint="eastAsia"/>
        </w:rPr>
        <w:t>多半對女性</w:t>
      </w:r>
      <w:r w:rsidRPr="00D937F2">
        <w:rPr>
          <w:rFonts w:asciiTheme="minorEastAsia" w:hAnsiTheme="minorEastAsia"/>
        </w:rPr>
        <w:t>提供</w:t>
      </w:r>
      <w:r>
        <w:rPr>
          <w:rFonts w:asciiTheme="minorEastAsia" w:hAnsiTheme="minorEastAsia" w:hint="eastAsia"/>
        </w:rPr>
        <w:t>「</w:t>
      </w:r>
      <w:r w:rsidRPr="00D937F2">
        <w:rPr>
          <w:rFonts w:asciiTheme="minorEastAsia" w:hAnsiTheme="minorEastAsia"/>
        </w:rPr>
        <w:t>救助式</w:t>
      </w:r>
      <w:r>
        <w:rPr>
          <w:rFonts w:asciiTheme="minorEastAsia" w:hAnsiTheme="minorEastAsia" w:hint="eastAsia"/>
        </w:rPr>
        <w:t>」</w:t>
      </w:r>
      <w:r w:rsidRPr="00D937F2">
        <w:rPr>
          <w:rFonts w:asciiTheme="minorEastAsia" w:hAnsiTheme="minorEastAsia"/>
        </w:rPr>
        <w:t>、</w:t>
      </w:r>
      <w:r>
        <w:rPr>
          <w:rFonts w:asciiTheme="minorEastAsia" w:hAnsiTheme="minorEastAsia" w:hint="eastAsia"/>
        </w:rPr>
        <w:t>或稱為「</w:t>
      </w:r>
      <w:r w:rsidRPr="00D937F2">
        <w:rPr>
          <w:rFonts w:asciiTheme="minorEastAsia" w:hAnsiTheme="minorEastAsia"/>
        </w:rPr>
        <w:t>酬庸式</w:t>
      </w:r>
      <w:r>
        <w:rPr>
          <w:rFonts w:asciiTheme="minorEastAsia" w:hAnsiTheme="minorEastAsia" w:hint="eastAsia"/>
        </w:rPr>
        <w:t>」</w:t>
      </w:r>
      <w:r w:rsidRPr="00D937F2">
        <w:rPr>
          <w:rFonts w:asciiTheme="minorEastAsia" w:hAnsiTheme="minorEastAsia"/>
        </w:rPr>
        <w:t>的福利</w:t>
      </w:r>
      <w:r>
        <w:rPr>
          <w:rFonts w:asciiTheme="minorEastAsia" w:hAnsiTheme="minorEastAsia" w:hint="eastAsia"/>
        </w:rPr>
        <w:t>。使得</w:t>
      </w:r>
      <w:r w:rsidRPr="00D937F2">
        <w:rPr>
          <w:rFonts w:asciiTheme="minorEastAsia" w:hAnsiTheme="minorEastAsia"/>
        </w:rPr>
        <w:t>女</w:t>
      </w:r>
      <w:r>
        <w:rPr>
          <w:rFonts w:asciiTheme="minorEastAsia" w:hAnsiTheme="minorEastAsia" w:hint="eastAsia"/>
        </w:rPr>
        <w:t>性</w:t>
      </w:r>
      <w:r w:rsidRPr="00D937F2">
        <w:rPr>
          <w:rFonts w:asciiTheme="minorEastAsia" w:hAnsiTheme="minorEastAsia"/>
        </w:rPr>
        <w:t>與被照顧者成為弱勢的殘障連體嬰。</w:t>
      </w:r>
      <w:r>
        <w:rPr>
          <w:rFonts w:asciiTheme="minorEastAsia" w:hAnsiTheme="minorEastAsia" w:hint="eastAsia"/>
        </w:rPr>
        <w:t>若以具體實例來說，</w:t>
      </w:r>
      <w:proofErr w:type="gramStart"/>
      <w:r>
        <w:rPr>
          <w:rFonts w:asciiTheme="minorEastAsia" w:hAnsiTheme="minorEastAsia" w:hint="eastAsia"/>
        </w:rPr>
        <w:t>疫</w:t>
      </w:r>
      <w:proofErr w:type="gramEnd"/>
      <w:r>
        <w:rPr>
          <w:rFonts w:asciiTheme="minorEastAsia" w:hAnsiTheme="minorEastAsia" w:hint="eastAsia"/>
        </w:rPr>
        <w:t>情導致許多孩童必須在家遠端學習；孩童上班日時間在家學習事實上增加了家庭必須照顧孩童的角色。而這對於原本已經讓女性在既有家庭分工中必須分擔較多的照顧腳色，因而使其社會分工更加不平等，是可能發生的事情。換句話說，大規模流行病對人類社會的衝擊，並不只存在於個人健康層次的影響，社會制度，例如：家庭分工的角色也產生直接衝擊。</w:t>
      </w:r>
    </w:p>
    <w:p w14:paraId="1EC59FAD" w14:textId="77777777" w:rsidR="00503C6A" w:rsidRDefault="00503C6A" w:rsidP="00503C6A">
      <w:pPr>
        <w:rPr>
          <w:rFonts w:asciiTheme="minorEastAsia" w:hAnsiTheme="minorEastAsia"/>
        </w:rPr>
      </w:pPr>
    </w:p>
    <w:p w14:paraId="1E8B7589" w14:textId="77777777" w:rsidR="00503C6A" w:rsidRPr="00D937F2" w:rsidRDefault="00503C6A" w:rsidP="00503C6A">
      <w:pPr>
        <w:rPr>
          <w:rFonts w:asciiTheme="minorEastAsia" w:hAnsiTheme="minorEastAsia"/>
        </w:rPr>
      </w:pPr>
    </w:p>
    <w:p w14:paraId="6728B965" w14:textId="77777777" w:rsidR="00503C6A" w:rsidRPr="00D937F2" w:rsidRDefault="00503C6A" w:rsidP="00503C6A">
      <w:pPr>
        <w:rPr>
          <w:rFonts w:asciiTheme="minorEastAsia" w:hAnsiTheme="minorEastAsia"/>
        </w:rPr>
      </w:pPr>
      <w:r w:rsidRPr="00D937F2">
        <w:rPr>
          <w:rFonts w:asciiTheme="minorEastAsia" w:hAnsiTheme="minorEastAsia"/>
        </w:rPr>
        <w:t>(二)</w:t>
      </w:r>
      <w:proofErr w:type="gramStart"/>
      <w:r w:rsidRPr="00D937F2">
        <w:rPr>
          <w:rFonts w:asciiTheme="minorEastAsia" w:hAnsiTheme="minorEastAsia"/>
        </w:rPr>
        <w:t>移工</w:t>
      </w:r>
      <w:proofErr w:type="gramEnd"/>
      <w:r w:rsidRPr="00D937F2">
        <w:rPr>
          <w:rFonts w:asciiTheme="minorEastAsia" w:hAnsiTheme="minorEastAsia"/>
        </w:rPr>
        <w:t>：種族化的階級主義</w:t>
      </w:r>
      <w:r>
        <w:rPr>
          <w:rFonts w:asciiTheme="minorEastAsia" w:hAnsiTheme="minorEastAsia" w:hint="eastAsia"/>
        </w:rPr>
        <w:t>與失</w:t>
      </w:r>
      <w:proofErr w:type="gramStart"/>
      <w:r>
        <w:rPr>
          <w:rFonts w:asciiTheme="minorEastAsia" w:hAnsiTheme="minorEastAsia" w:hint="eastAsia"/>
        </w:rPr>
        <w:t>聯移工</w:t>
      </w:r>
      <w:proofErr w:type="gramEnd"/>
    </w:p>
    <w:p w14:paraId="205D537A" w14:textId="77777777" w:rsidR="00503C6A" w:rsidRDefault="00503C6A" w:rsidP="00503C6A">
      <w:pPr>
        <w:rPr>
          <w:rFonts w:asciiTheme="minorEastAsia" w:hAnsiTheme="minorEastAsia"/>
        </w:rPr>
      </w:pPr>
      <w:r w:rsidRPr="00D937F2">
        <w:rPr>
          <w:rFonts w:asciiTheme="minorEastAsia" w:hAnsiTheme="minorEastAsia" w:hint="eastAsia"/>
        </w:rPr>
        <w:t>臺灣的</w:t>
      </w:r>
      <w:proofErr w:type="gramStart"/>
      <w:r w:rsidRPr="00D937F2">
        <w:rPr>
          <w:rFonts w:asciiTheme="minorEastAsia" w:hAnsiTheme="minorEastAsia" w:hint="eastAsia"/>
        </w:rPr>
        <w:t>工廠移工和</w:t>
      </w:r>
      <w:proofErr w:type="gramEnd"/>
      <w:r w:rsidRPr="00D937F2">
        <w:rPr>
          <w:rFonts w:asciiTheme="minorEastAsia" w:hAnsiTheme="minorEastAsia" w:hint="eastAsia"/>
        </w:rPr>
        <w:t>社</w:t>
      </w:r>
      <w:proofErr w:type="gramStart"/>
      <w:r w:rsidRPr="00D937F2">
        <w:rPr>
          <w:rFonts w:asciiTheme="minorEastAsia" w:hAnsiTheme="minorEastAsia" w:hint="eastAsia"/>
        </w:rPr>
        <w:t>福移工</w:t>
      </w:r>
      <w:proofErr w:type="gramEnd"/>
      <w:r w:rsidRPr="00D937F2">
        <w:rPr>
          <w:rFonts w:asciiTheme="minorEastAsia" w:hAnsiTheme="minorEastAsia" w:hint="eastAsia"/>
        </w:rPr>
        <w:t>，在</w:t>
      </w:r>
      <w:proofErr w:type="gramStart"/>
      <w:r w:rsidRPr="00D937F2">
        <w:rPr>
          <w:rFonts w:asciiTheme="minorEastAsia" w:hAnsiTheme="minorEastAsia" w:hint="eastAsia"/>
        </w:rPr>
        <w:t>疫</w:t>
      </w:r>
      <w:proofErr w:type="gramEnd"/>
      <w:r w:rsidRPr="00D937F2">
        <w:rPr>
          <w:rFonts w:asciiTheme="minorEastAsia" w:hAnsiTheme="minorEastAsia" w:hint="eastAsia"/>
        </w:rPr>
        <w:t>情期間經常被工廠或家庭雇主非法禁足，還</w:t>
      </w:r>
      <w:r>
        <w:rPr>
          <w:rFonts w:asciiTheme="minorEastAsia" w:hAnsiTheme="minorEastAsia" w:hint="eastAsia"/>
        </w:rPr>
        <w:t>經常</w:t>
      </w:r>
      <w:r w:rsidRPr="00D937F2">
        <w:rPr>
          <w:rFonts w:asciiTheme="minorEastAsia" w:hAnsiTheme="minorEastAsia" w:hint="eastAsia"/>
        </w:rPr>
        <w:t>被公眾污名化為傳染</w:t>
      </w:r>
      <w:r>
        <w:rPr>
          <w:rFonts w:asciiTheme="minorEastAsia" w:hAnsiTheme="minorEastAsia" w:hint="eastAsia"/>
        </w:rPr>
        <w:t>源</w:t>
      </w:r>
      <w:r w:rsidRPr="00D937F2">
        <w:rPr>
          <w:rFonts w:asciiTheme="minorEastAsia" w:hAnsiTheme="minorEastAsia" w:hint="eastAsia"/>
        </w:rPr>
        <w:t>，處境大不如前。</w:t>
      </w:r>
      <w:proofErr w:type="spellStart"/>
      <w:r w:rsidRPr="00D937F2">
        <w:rPr>
          <w:rFonts w:asciiTheme="minorEastAsia" w:hAnsiTheme="minorEastAsia"/>
        </w:rPr>
        <w:t>Apichai</w:t>
      </w:r>
      <w:proofErr w:type="spellEnd"/>
      <w:r w:rsidRPr="00D937F2">
        <w:rPr>
          <w:rFonts w:asciiTheme="minorEastAsia" w:hAnsiTheme="minorEastAsia"/>
        </w:rPr>
        <w:t xml:space="preserve"> Shipper（2002）指出</w:t>
      </w:r>
      <w:r>
        <w:rPr>
          <w:rFonts w:asciiTheme="minorEastAsia" w:hAnsiTheme="minorEastAsia" w:hint="eastAsia"/>
        </w:rPr>
        <w:t>「</w:t>
      </w:r>
      <w:r w:rsidRPr="00D937F2">
        <w:rPr>
          <w:rFonts w:asciiTheme="minorEastAsia" w:hAnsiTheme="minorEastAsia"/>
        </w:rPr>
        <w:t>階層</w:t>
      </w:r>
      <w:r>
        <w:rPr>
          <w:rFonts w:asciiTheme="minorEastAsia" w:hAnsiTheme="minorEastAsia" w:hint="eastAsia"/>
        </w:rPr>
        <w:t>」</w:t>
      </w:r>
      <w:r w:rsidRPr="00D937F2">
        <w:rPr>
          <w:rFonts w:asciiTheme="minorEastAsia" w:hAnsiTheme="minorEastAsia"/>
        </w:rPr>
        <w:t>與</w:t>
      </w:r>
      <w:r>
        <w:rPr>
          <w:rFonts w:asciiTheme="minorEastAsia" w:hAnsiTheme="minorEastAsia" w:hint="eastAsia"/>
        </w:rPr>
        <w:t>「</w:t>
      </w:r>
      <w:r w:rsidRPr="00D937F2">
        <w:rPr>
          <w:rFonts w:asciiTheme="minorEastAsia" w:hAnsiTheme="minorEastAsia"/>
        </w:rPr>
        <w:t>種族</w:t>
      </w:r>
      <w:r>
        <w:rPr>
          <w:rFonts w:asciiTheme="minorEastAsia" w:hAnsiTheme="minorEastAsia" w:hint="eastAsia"/>
        </w:rPr>
        <w:t>」</w:t>
      </w:r>
      <w:r w:rsidRPr="00D937F2">
        <w:rPr>
          <w:rFonts w:asciiTheme="minorEastAsia" w:hAnsiTheme="minorEastAsia"/>
        </w:rPr>
        <w:t>之間的關連。儘管近年來日本政府對於高階與專業外國工作者的居留有較多放寬，但是在低階的移民方面，</w:t>
      </w:r>
      <w:r>
        <w:rPr>
          <w:rFonts w:asciiTheme="minorEastAsia" w:hAnsiTheme="minorEastAsia" w:hint="eastAsia"/>
        </w:rPr>
        <w:t>「</w:t>
      </w:r>
      <w:r w:rsidRPr="00D937F2">
        <w:rPr>
          <w:rFonts w:asciiTheme="minorEastAsia" w:hAnsiTheme="minorEastAsia"/>
        </w:rPr>
        <w:t>種族篩選</w:t>
      </w:r>
      <w:r>
        <w:rPr>
          <w:rFonts w:asciiTheme="minorEastAsia" w:hAnsiTheme="minorEastAsia" w:hint="eastAsia"/>
        </w:rPr>
        <w:t>」</w:t>
      </w:r>
      <w:r w:rsidRPr="00D937F2">
        <w:rPr>
          <w:rFonts w:asciiTheme="minorEastAsia" w:hAnsiTheme="minorEastAsia"/>
        </w:rPr>
        <w:t>是一項重要的原則。</w:t>
      </w:r>
      <w:r>
        <w:rPr>
          <w:rFonts w:asciiTheme="minorEastAsia" w:hAnsiTheme="minorEastAsia" w:hint="eastAsia"/>
        </w:rPr>
        <w:t>台灣的社會學者</w:t>
      </w:r>
      <w:r w:rsidRPr="00D937F2">
        <w:rPr>
          <w:rFonts w:asciiTheme="minorEastAsia" w:hAnsiTheme="minorEastAsia"/>
        </w:rPr>
        <w:t>曾</w:t>
      </w:r>
      <w:proofErr w:type="gramStart"/>
      <w:r w:rsidRPr="00D937F2">
        <w:rPr>
          <w:rFonts w:asciiTheme="minorEastAsia" w:hAnsiTheme="minorEastAsia"/>
        </w:rPr>
        <w:t>嬿</w:t>
      </w:r>
      <w:proofErr w:type="gramEnd"/>
      <w:r w:rsidRPr="00D937F2">
        <w:rPr>
          <w:rFonts w:asciiTheme="minorEastAsia" w:hAnsiTheme="minorEastAsia"/>
        </w:rPr>
        <w:t>芬（2004）認為台灣的移民政策是階級篩選在前、</w:t>
      </w:r>
      <w:proofErr w:type="gramStart"/>
      <w:r w:rsidRPr="00D937F2">
        <w:rPr>
          <w:rFonts w:asciiTheme="minorEastAsia" w:hAnsiTheme="minorEastAsia"/>
        </w:rPr>
        <w:t>種族化低階級</w:t>
      </w:r>
      <w:proofErr w:type="gramEnd"/>
      <w:r w:rsidRPr="00D937F2">
        <w:rPr>
          <w:rFonts w:asciiTheme="minorEastAsia" w:hAnsiTheme="minorEastAsia"/>
        </w:rPr>
        <w:t>外國人在後，她以「種族化的階級主義」概念化此一現象。</w:t>
      </w:r>
      <w:r>
        <w:rPr>
          <w:rFonts w:asciiTheme="minorEastAsia" w:hAnsiTheme="minorEastAsia" w:hint="eastAsia"/>
        </w:rPr>
        <w:t>舉例來說，</w:t>
      </w:r>
      <w:proofErr w:type="gramStart"/>
      <w:r>
        <w:rPr>
          <w:rFonts w:asciiTheme="minorEastAsia" w:hAnsiTheme="minorEastAsia" w:hint="eastAsia"/>
        </w:rPr>
        <w:t>疫</w:t>
      </w:r>
      <w:proofErr w:type="gramEnd"/>
      <w:r>
        <w:rPr>
          <w:rFonts w:asciiTheme="minorEastAsia" w:hAnsiTheme="minorEastAsia" w:hint="eastAsia"/>
        </w:rPr>
        <w:t>情期間許多已經因為勞動體制適應不良而淪為「</w:t>
      </w:r>
      <w:proofErr w:type="gramStart"/>
      <w:r>
        <w:rPr>
          <w:rFonts w:asciiTheme="minorEastAsia" w:hAnsiTheme="minorEastAsia" w:hint="eastAsia"/>
        </w:rPr>
        <w:t>打黑工</w:t>
      </w:r>
      <w:proofErr w:type="gramEnd"/>
      <w:r>
        <w:rPr>
          <w:rFonts w:asciiTheme="minorEastAsia" w:hAnsiTheme="minorEastAsia" w:hint="eastAsia"/>
        </w:rPr>
        <w:t>」</w:t>
      </w:r>
      <w:proofErr w:type="gramStart"/>
      <w:r>
        <w:rPr>
          <w:rFonts w:asciiTheme="minorEastAsia" w:hAnsiTheme="minorEastAsia" w:hint="eastAsia"/>
        </w:rPr>
        <w:t>的移工</w:t>
      </w:r>
      <w:proofErr w:type="gramEnd"/>
      <w:r>
        <w:rPr>
          <w:rFonts w:asciiTheme="minorEastAsia" w:hAnsiTheme="minorEastAsia" w:hint="eastAsia"/>
        </w:rPr>
        <w:t>，因為擔心</w:t>
      </w:r>
      <w:proofErr w:type="gramStart"/>
      <w:r>
        <w:rPr>
          <w:rFonts w:asciiTheme="minorEastAsia" w:hAnsiTheme="minorEastAsia" w:hint="eastAsia"/>
        </w:rPr>
        <w:t>接種苗後曝光</w:t>
      </w:r>
      <w:proofErr w:type="gramEnd"/>
      <w:r>
        <w:rPr>
          <w:rFonts w:asciiTheme="minorEastAsia" w:hAnsiTheme="minorEastAsia" w:hint="eastAsia"/>
        </w:rPr>
        <w:t>身分而導致面臨遣返的命運，多半不敢接種疫苗而面臨染</w:t>
      </w:r>
      <w:proofErr w:type="gramStart"/>
      <w:r>
        <w:rPr>
          <w:rFonts w:asciiTheme="minorEastAsia" w:hAnsiTheme="minorEastAsia" w:hint="eastAsia"/>
        </w:rPr>
        <w:t>疫</w:t>
      </w:r>
      <w:proofErr w:type="gramEnd"/>
      <w:r>
        <w:rPr>
          <w:rFonts w:asciiTheme="minorEastAsia" w:hAnsiTheme="minorEastAsia" w:hint="eastAsia"/>
        </w:rPr>
        <w:t>的可能。他們一方面經常被指稱為台灣「</w:t>
      </w:r>
      <w:proofErr w:type="gramStart"/>
      <w:r>
        <w:rPr>
          <w:rFonts w:asciiTheme="minorEastAsia" w:hAnsiTheme="minorEastAsia" w:hint="eastAsia"/>
        </w:rPr>
        <w:t>疫情的</w:t>
      </w:r>
      <w:proofErr w:type="gramEnd"/>
      <w:r>
        <w:rPr>
          <w:rFonts w:asciiTheme="minorEastAsia" w:hAnsiTheme="minorEastAsia" w:hint="eastAsia"/>
        </w:rPr>
        <w:t>破口」，另一方面又須面對染</w:t>
      </w:r>
      <w:proofErr w:type="gramStart"/>
      <w:r>
        <w:rPr>
          <w:rFonts w:asciiTheme="minorEastAsia" w:hAnsiTheme="minorEastAsia" w:hint="eastAsia"/>
        </w:rPr>
        <w:t>疫</w:t>
      </w:r>
      <w:proofErr w:type="gramEnd"/>
      <w:r>
        <w:rPr>
          <w:rFonts w:asciiTheme="minorEastAsia" w:hAnsiTheme="minorEastAsia" w:hint="eastAsia"/>
        </w:rPr>
        <w:t>與丟失在台工作機會的多重風險。換言之，</w:t>
      </w:r>
      <w:proofErr w:type="gramStart"/>
      <w:r>
        <w:rPr>
          <w:rFonts w:asciiTheme="minorEastAsia" w:hAnsiTheme="minorEastAsia" w:hint="eastAsia"/>
        </w:rPr>
        <w:t>疫</w:t>
      </w:r>
      <w:proofErr w:type="gramEnd"/>
      <w:r>
        <w:rPr>
          <w:rFonts w:asciiTheme="minorEastAsia" w:hAnsiTheme="minorEastAsia" w:hint="eastAsia"/>
        </w:rPr>
        <w:t>情衝擊下可能導致原本社會已經存在的社會不平等，或是社會排除</w:t>
      </w:r>
      <w:r w:rsidRPr="00D937F2">
        <w:rPr>
          <w:rFonts w:asciiTheme="minorEastAsia" w:hAnsiTheme="minorEastAsia"/>
        </w:rPr>
        <w:t>（social exclusion）</w:t>
      </w:r>
      <w:r>
        <w:rPr>
          <w:rFonts w:asciiTheme="minorEastAsia" w:hAnsiTheme="minorEastAsia" w:hint="eastAsia"/>
        </w:rPr>
        <w:t>問題，更被加深。</w:t>
      </w:r>
    </w:p>
    <w:p w14:paraId="3758257F" w14:textId="77777777" w:rsidR="00503C6A" w:rsidRDefault="00503C6A" w:rsidP="00503C6A">
      <w:pPr>
        <w:rPr>
          <w:rFonts w:asciiTheme="minorEastAsia" w:hAnsiTheme="minorEastAsia"/>
        </w:rPr>
      </w:pPr>
    </w:p>
    <w:p w14:paraId="4BA33920" w14:textId="77777777" w:rsidR="00503C6A" w:rsidRPr="00D937F2" w:rsidRDefault="00503C6A" w:rsidP="00503C6A">
      <w:pPr>
        <w:rPr>
          <w:rFonts w:asciiTheme="minorEastAsia" w:hAnsiTheme="minorEastAsia"/>
        </w:rPr>
      </w:pPr>
    </w:p>
    <w:p w14:paraId="4FD35F1C" w14:textId="77777777" w:rsidR="00503C6A" w:rsidRDefault="00503C6A" w:rsidP="00503C6A">
      <w:pPr>
        <w:rPr>
          <w:rFonts w:asciiTheme="minorEastAsia" w:hAnsiTheme="minorEastAsia"/>
        </w:rPr>
      </w:pPr>
      <w:r w:rsidRPr="00D937F2">
        <w:rPr>
          <w:rFonts w:asciiTheme="minorEastAsia" w:hAnsiTheme="minorEastAsia"/>
        </w:rPr>
        <w:t>(三)</w:t>
      </w:r>
      <w:r>
        <w:rPr>
          <w:rFonts w:asciiTheme="minorEastAsia" w:hAnsiTheme="minorEastAsia" w:hint="eastAsia"/>
        </w:rPr>
        <w:t>社會不平等的加深</w:t>
      </w:r>
      <w:r w:rsidRPr="00D937F2">
        <w:rPr>
          <w:rFonts w:asciiTheme="minorEastAsia" w:hAnsiTheme="minorEastAsia"/>
        </w:rPr>
        <w:t>：</w:t>
      </w:r>
      <w:r>
        <w:rPr>
          <w:rFonts w:asciiTheme="minorEastAsia" w:hAnsiTheme="minorEastAsia" w:hint="eastAsia"/>
        </w:rPr>
        <w:t>特種行業與</w:t>
      </w:r>
      <w:r w:rsidRPr="00D937F2">
        <w:rPr>
          <w:rFonts w:asciiTheme="minorEastAsia" w:hAnsiTheme="minorEastAsia"/>
        </w:rPr>
        <w:t>底層階級</w:t>
      </w:r>
    </w:p>
    <w:p w14:paraId="7AF490E1" w14:textId="77777777" w:rsidR="00503C6A" w:rsidRDefault="00503C6A" w:rsidP="00503C6A">
      <w:pPr>
        <w:rPr>
          <w:rFonts w:asciiTheme="minorEastAsia" w:hAnsiTheme="minorEastAsia"/>
        </w:rPr>
      </w:pPr>
      <w:r>
        <w:rPr>
          <w:rFonts w:asciiTheme="minorEastAsia" w:hAnsiTheme="minorEastAsia" w:hint="eastAsia"/>
        </w:rPr>
        <w:t>另一方面，台灣</w:t>
      </w:r>
      <w:proofErr w:type="gramStart"/>
      <w:r>
        <w:rPr>
          <w:rFonts w:asciiTheme="minorEastAsia" w:hAnsiTheme="minorEastAsia" w:hint="eastAsia"/>
        </w:rPr>
        <w:t>疫</w:t>
      </w:r>
      <w:proofErr w:type="gramEnd"/>
      <w:r>
        <w:rPr>
          <w:rFonts w:asciiTheme="minorEastAsia" w:hAnsiTheme="minorEastAsia" w:hint="eastAsia"/>
        </w:rPr>
        <w:t>情爆發之初，特種行業或是台北市的中正萬華的八大行業多次被社會指稱為「防疫破口」。意旨他們是</w:t>
      </w:r>
      <w:proofErr w:type="gramStart"/>
      <w:r>
        <w:rPr>
          <w:rFonts w:asciiTheme="minorEastAsia" w:hAnsiTheme="minorEastAsia" w:hint="eastAsia"/>
        </w:rPr>
        <w:t>造成新冠肺炎</w:t>
      </w:r>
      <w:proofErr w:type="gramEnd"/>
      <w:r>
        <w:rPr>
          <w:rFonts w:asciiTheme="minorEastAsia" w:hAnsiTheme="minorEastAsia" w:hint="eastAsia"/>
        </w:rPr>
        <w:t>快速傳播的源頭。然而，如同身處台灣</w:t>
      </w:r>
      <w:proofErr w:type="gramStart"/>
      <w:r>
        <w:rPr>
          <w:rFonts w:asciiTheme="minorEastAsia" w:hAnsiTheme="minorEastAsia" w:hint="eastAsia"/>
        </w:rPr>
        <w:t>的移工一樣</w:t>
      </w:r>
      <w:proofErr w:type="gramEnd"/>
      <w:r>
        <w:rPr>
          <w:rFonts w:asciiTheme="minorEastAsia" w:hAnsiTheme="minorEastAsia" w:hint="eastAsia"/>
        </w:rPr>
        <w:t>，這些特種行業的從業人員，一方面在大眾媒體的討論下容易被先決性的貼上負面標籤，使他們似乎很難為自己的防疫努力有效的辯駁，另一方面，這些行業較少社會動員能力，更使他們被要求暫時停業後的生計等問題無從被真正回應。即便少有科學根據的驗證他們是否真正為病毒傳播的破口，但這些社會標籤或是受政府政策管制後的無力回應，都可能加深了原本已經存在的社會刻板印象，甚至對其既有生活產生衝擊。</w:t>
      </w:r>
    </w:p>
    <w:p w14:paraId="13671488" w14:textId="77777777" w:rsidR="00503C6A" w:rsidRDefault="00503C6A" w:rsidP="00503C6A">
      <w:pPr>
        <w:rPr>
          <w:rFonts w:asciiTheme="minorEastAsia" w:hAnsiTheme="minorEastAsia"/>
        </w:rPr>
      </w:pPr>
    </w:p>
    <w:p w14:paraId="748B6491" w14:textId="77777777" w:rsidR="00503C6A" w:rsidRPr="005E7B8B" w:rsidRDefault="00503C6A" w:rsidP="00503C6A">
      <w:pPr>
        <w:rPr>
          <w:rFonts w:asciiTheme="minorEastAsia" w:hAnsiTheme="minorEastAsia"/>
        </w:rPr>
      </w:pPr>
      <w:r>
        <w:rPr>
          <w:rFonts w:asciiTheme="minorEastAsia" w:hAnsiTheme="minorEastAsia" w:hint="eastAsia"/>
        </w:rPr>
        <w:t>綜合來說，社會學的想像指出個人層次的問題多半不只是源自個人層次，而與集體有關。集體問題也多半與既有社會存在的性別、階級或是底層社會工作型態的結構性議題有所關聯。</w:t>
      </w:r>
      <w:proofErr w:type="gramStart"/>
      <w:r>
        <w:rPr>
          <w:rFonts w:asciiTheme="minorEastAsia" w:hAnsiTheme="minorEastAsia" w:hint="eastAsia"/>
        </w:rPr>
        <w:t>疫</w:t>
      </w:r>
      <w:proofErr w:type="gramEnd"/>
      <w:r>
        <w:rPr>
          <w:rFonts w:asciiTheme="minorEastAsia" w:hAnsiTheme="minorEastAsia" w:hint="eastAsia"/>
        </w:rPr>
        <w:t>情或是人類社會大規模的災難發生，在現代醫療科學的診療下，很容易被窄化為個人的行為問題，例如:防疫不確實、不遵守政府防疫要求等等，但從社會學的想像來說，個體層次的行為多半與總體的集體行為有關，更與既有的社會結構有關。因此，</w:t>
      </w:r>
      <w:proofErr w:type="gramStart"/>
      <w:r>
        <w:rPr>
          <w:rFonts w:asciiTheme="minorEastAsia" w:hAnsiTheme="minorEastAsia" w:hint="eastAsia"/>
        </w:rPr>
        <w:t>疫</w:t>
      </w:r>
      <w:proofErr w:type="gramEnd"/>
      <w:r>
        <w:rPr>
          <w:rFonts w:asciiTheme="minorEastAsia" w:hAnsiTheme="minorEastAsia" w:hint="eastAsia"/>
        </w:rPr>
        <w:t>情或是災難發生可能加深社會既有存在的不平等或是結構問題。這些都是社會學觀點下，</w:t>
      </w:r>
      <w:proofErr w:type="gramStart"/>
      <w:r>
        <w:rPr>
          <w:rFonts w:asciiTheme="minorEastAsia" w:hAnsiTheme="minorEastAsia" w:hint="eastAsia"/>
        </w:rPr>
        <w:t>疫情對</w:t>
      </w:r>
      <w:proofErr w:type="gramEnd"/>
      <w:r>
        <w:rPr>
          <w:rFonts w:asciiTheme="minorEastAsia" w:hAnsiTheme="minorEastAsia" w:hint="eastAsia"/>
        </w:rPr>
        <w:t>集體或是個體層次影響應思考的問題。</w:t>
      </w:r>
    </w:p>
    <w:p w14:paraId="229E139A" w14:textId="77777777" w:rsidR="00503C6A" w:rsidRPr="001D703E" w:rsidRDefault="00503C6A" w:rsidP="00503C6A">
      <w:pPr>
        <w:rPr>
          <w:rFonts w:asciiTheme="minorEastAsia" w:hAnsiTheme="minorEastAsia"/>
        </w:rPr>
      </w:pPr>
    </w:p>
    <w:p w14:paraId="2562B76A" w14:textId="77777777" w:rsidR="00503C6A" w:rsidRDefault="00503C6A" w:rsidP="00503C6A">
      <w:pPr>
        <w:rPr>
          <w:rFonts w:asciiTheme="minorEastAsia" w:hAnsiTheme="minorEastAsia"/>
        </w:rPr>
      </w:pPr>
    </w:p>
    <w:p w14:paraId="57232763" w14:textId="77777777" w:rsidR="00503C6A" w:rsidRDefault="00503C6A" w:rsidP="00503C6A">
      <w:pPr>
        <w:rPr>
          <w:rFonts w:asciiTheme="minorEastAsia" w:hAnsiTheme="minorEastAsia"/>
        </w:rPr>
      </w:pPr>
      <w:r>
        <w:rPr>
          <w:rFonts w:asciiTheme="minorEastAsia" w:hAnsiTheme="minorEastAsia" w:hint="eastAsia"/>
        </w:rPr>
        <w:lastRenderedPageBreak/>
        <w:t>指定</w:t>
      </w:r>
      <w:proofErr w:type="gramStart"/>
      <w:r>
        <w:rPr>
          <w:rFonts w:asciiTheme="minorEastAsia" w:hAnsiTheme="minorEastAsia" w:hint="eastAsia"/>
        </w:rPr>
        <w:t>＆</w:t>
      </w:r>
      <w:proofErr w:type="gramEnd"/>
      <w:r>
        <w:rPr>
          <w:rFonts w:asciiTheme="minorEastAsia" w:hAnsiTheme="minorEastAsia" w:hint="eastAsia"/>
        </w:rPr>
        <w:t>推薦閱讀：</w:t>
      </w:r>
    </w:p>
    <w:p w14:paraId="7AAADE8C" w14:textId="77777777" w:rsidR="00503C6A" w:rsidRDefault="00503C6A" w:rsidP="00503C6A">
      <w:pPr>
        <w:rPr>
          <w:rFonts w:asciiTheme="minorEastAsia" w:hAnsiTheme="minorEastAsia"/>
        </w:rPr>
      </w:pPr>
    </w:p>
    <w:p w14:paraId="08289C0C" w14:textId="77777777" w:rsidR="00503C6A" w:rsidRDefault="00503C6A" w:rsidP="00503C6A">
      <w:pPr>
        <w:rPr>
          <w:rFonts w:asciiTheme="minorEastAsia" w:hAnsiTheme="minorEastAsia"/>
        </w:rPr>
      </w:pPr>
      <w:r>
        <w:rPr>
          <w:rFonts w:asciiTheme="minorEastAsia" w:hAnsiTheme="minorEastAsia" w:hint="eastAsia"/>
        </w:rPr>
        <w:t>*</w:t>
      </w:r>
      <w:r w:rsidRPr="002A38B0">
        <w:rPr>
          <w:rFonts w:asciiTheme="minorEastAsia" w:hAnsiTheme="minorEastAsia"/>
        </w:rPr>
        <w:t>C. Wright Mills</w:t>
      </w:r>
      <w:r>
        <w:rPr>
          <w:rFonts w:asciiTheme="minorEastAsia" w:hAnsiTheme="minorEastAsia" w:hint="eastAsia"/>
        </w:rPr>
        <w:t>，</w:t>
      </w:r>
      <w:r>
        <w:rPr>
          <w:rFonts w:asciiTheme="minorEastAsia" w:hAnsiTheme="minorEastAsia"/>
        </w:rPr>
        <w:t>1959(</w:t>
      </w:r>
      <w:proofErr w:type="gramStart"/>
      <w:r>
        <w:rPr>
          <w:rFonts w:asciiTheme="minorEastAsia" w:hAnsiTheme="minorEastAsia" w:hint="eastAsia"/>
        </w:rPr>
        <w:t>2003)，</w:t>
      </w:r>
      <w:proofErr w:type="gramEnd"/>
      <w:r>
        <w:rPr>
          <w:rFonts w:asciiTheme="minorEastAsia" w:hAnsiTheme="minorEastAsia" w:hint="eastAsia"/>
        </w:rPr>
        <w:t>《</w:t>
      </w:r>
      <w:r>
        <w:t>社會學的想像》</w:t>
      </w:r>
      <w:r w:rsidRPr="002A38B0">
        <w:rPr>
          <w:rFonts w:ascii="Times New Roman" w:hAnsi="Times New Roman" w:cs="Times New Roman"/>
        </w:rPr>
        <w:t>（</w:t>
      </w:r>
      <w:r w:rsidRPr="002A38B0">
        <w:rPr>
          <w:rFonts w:ascii="Times New Roman" w:hAnsi="Times New Roman" w:cs="Times New Roman"/>
        </w:rPr>
        <w:t>The Sociological Imagination</w:t>
      </w:r>
      <w:r w:rsidRPr="002A38B0">
        <w:rPr>
          <w:rFonts w:ascii="Times New Roman" w:hAnsi="Times New Roman" w:cs="Times New Roman"/>
        </w:rPr>
        <w:t>）</w:t>
      </w:r>
      <w:r>
        <w:rPr>
          <w:rFonts w:ascii="Times New Roman" w:hAnsi="Times New Roman" w:cs="Times New Roman" w:hint="eastAsia"/>
        </w:rPr>
        <w:t>。</w:t>
      </w:r>
      <w:proofErr w:type="gramStart"/>
      <w:r>
        <w:rPr>
          <w:rFonts w:ascii="Times New Roman" w:hAnsi="Times New Roman" w:cs="Times New Roman" w:hint="eastAsia"/>
        </w:rPr>
        <w:t>台北</w:t>
      </w:r>
      <w:r>
        <w:rPr>
          <w:rFonts w:ascii="Times New Roman" w:hAnsi="Times New Roman" w:cs="Times New Roman" w:hint="eastAsia"/>
        </w:rPr>
        <w:t>:</w:t>
      </w:r>
      <w:r>
        <w:rPr>
          <w:rFonts w:ascii="Times New Roman" w:hAnsi="Times New Roman" w:cs="Times New Roman" w:hint="eastAsia"/>
        </w:rPr>
        <w:t>巨流出版</w:t>
      </w:r>
      <w:proofErr w:type="gramEnd"/>
    </w:p>
    <w:p w14:paraId="18F71D27" w14:textId="77777777" w:rsidR="00503C6A" w:rsidRPr="002A38B0" w:rsidRDefault="00503C6A" w:rsidP="00503C6A">
      <w:pPr>
        <w:rPr>
          <w:rFonts w:asciiTheme="minorEastAsia" w:hAnsiTheme="minorEastAsia"/>
        </w:rPr>
      </w:pPr>
    </w:p>
    <w:p w14:paraId="5B261BC3" w14:textId="77777777" w:rsidR="00503C6A" w:rsidRDefault="00503C6A" w:rsidP="00503C6A">
      <w:pPr>
        <w:rPr>
          <w:rFonts w:asciiTheme="minorEastAsia" w:hAnsiTheme="minorEastAsia"/>
        </w:rPr>
      </w:pPr>
      <w:r w:rsidRPr="002A38B0">
        <w:rPr>
          <w:rFonts w:asciiTheme="minorEastAsia" w:hAnsiTheme="minorEastAsia"/>
        </w:rPr>
        <w:t>Allan G. Johnson</w:t>
      </w:r>
      <w:r>
        <w:rPr>
          <w:rFonts w:asciiTheme="minorEastAsia" w:hAnsiTheme="minorEastAsia" w:hint="eastAsia"/>
        </w:rPr>
        <w:t>，2</w:t>
      </w:r>
      <w:r>
        <w:rPr>
          <w:rFonts w:asciiTheme="minorEastAsia" w:hAnsiTheme="minorEastAsia"/>
        </w:rPr>
        <w:t>001</w:t>
      </w:r>
      <w:r>
        <w:rPr>
          <w:rFonts w:asciiTheme="minorEastAsia" w:hAnsiTheme="minorEastAsia" w:hint="eastAsia"/>
        </w:rPr>
        <w:t>，《見樹又見林》。台北：群學出版</w:t>
      </w:r>
    </w:p>
    <w:p w14:paraId="6003E353" w14:textId="77777777" w:rsidR="00503C6A" w:rsidRDefault="00503C6A" w:rsidP="00503C6A">
      <w:pPr>
        <w:rPr>
          <w:rFonts w:asciiTheme="minorEastAsia" w:hAnsiTheme="minorEastAsia"/>
        </w:rPr>
      </w:pPr>
    </w:p>
    <w:p w14:paraId="1034DF0A" w14:textId="77777777" w:rsidR="00503C6A" w:rsidRDefault="00503C6A" w:rsidP="00503C6A">
      <w:pPr>
        <w:widowControl/>
      </w:pPr>
    </w:p>
    <w:p w14:paraId="4E1AAA9B" w14:textId="7F9C7AA6" w:rsidR="000E284F" w:rsidRDefault="000E284F">
      <w:pPr>
        <w:widowControl/>
      </w:pPr>
      <w:r>
        <w:br w:type="page"/>
      </w:r>
    </w:p>
    <w:p w14:paraId="54EDF886" w14:textId="3D38531C" w:rsidR="000E284F" w:rsidRDefault="000E284F" w:rsidP="000E284F">
      <w:r>
        <w:lastRenderedPageBreak/>
        <w:t>W</w:t>
      </w:r>
      <w:r w:rsidR="00CB214E">
        <w:rPr>
          <w:rFonts w:hint="eastAsia"/>
        </w:rPr>
        <w:t>1</w:t>
      </w:r>
    </w:p>
    <w:p w14:paraId="30DD1729" w14:textId="77777777" w:rsidR="00FC207F" w:rsidRDefault="00FC207F" w:rsidP="00FC207F">
      <w:pPr>
        <w:jc w:val="center"/>
        <w:rPr>
          <w:b/>
          <w:bCs/>
        </w:rPr>
      </w:pPr>
      <w:r w:rsidRPr="00FC207F">
        <w:rPr>
          <w:b/>
          <w:bCs/>
        </w:rPr>
        <w:t>焦點主題：社會學理論</w:t>
      </w:r>
      <w:r w:rsidRPr="00FC207F">
        <w:rPr>
          <w:b/>
          <w:bCs/>
        </w:rPr>
        <w:t xml:space="preserve"> (</w:t>
      </w:r>
      <w:proofErr w:type="gramStart"/>
      <w:r w:rsidRPr="00FC207F">
        <w:rPr>
          <w:b/>
          <w:bCs/>
        </w:rPr>
        <w:t>一</w:t>
      </w:r>
      <w:proofErr w:type="gramEnd"/>
      <w:r w:rsidRPr="00FC207F">
        <w:rPr>
          <w:b/>
          <w:bCs/>
        </w:rPr>
        <w:t xml:space="preserve">) </w:t>
      </w:r>
    </w:p>
    <w:p w14:paraId="4E018738" w14:textId="6EF15E93" w:rsidR="00FC207F" w:rsidRDefault="00FC207F" w:rsidP="00FC207F">
      <w:pPr>
        <w:jc w:val="center"/>
        <w:rPr>
          <w:b/>
          <w:bCs/>
        </w:rPr>
      </w:pPr>
      <w:r w:rsidRPr="00FC207F">
        <w:rPr>
          <w:b/>
          <w:bCs/>
        </w:rPr>
        <w:t>馬克思《資本論》</w:t>
      </w:r>
    </w:p>
    <w:p w14:paraId="02164154" w14:textId="77777777" w:rsidR="00FC207F" w:rsidRPr="00FC207F" w:rsidRDefault="00FC207F" w:rsidP="00FC207F">
      <w:pPr>
        <w:jc w:val="center"/>
      </w:pPr>
    </w:p>
    <w:p w14:paraId="2BAD5EC4" w14:textId="24869D9E" w:rsidR="00FC207F" w:rsidRPr="00FC207F" w:rsidRDefault="00FC207F" w:rsidP="00FC207F">
      <w:pPr>
        <w:pStyle w:val="a3"/>
        <w:numPr>
          <w:ilvl w:val="1"/>
          <w:numId w:val="68"/>
        </w:numPr>
        <w:ind w:leftChars="0" w:left="567"/>
        <w:rPr>
          <w:b/>
          <w:bCs/>
        </w:rPr>
      </w:pPr>
      <w:r w:rsidRPr="00FC207F">
        <w:rPr>
          <w:b/>
          <w:bCs/>
        </w:rPr>
        <w:t>導論：馬克思在關注什麼？</w:t>
      </w:r>
    </w:p>
    <w:p w14:paraId="535FFD56" w14:textId="77777777" w:rsidR="00FC207F" w:rsidRPr="00FC207F" w:rsidRDefault="00FC207F" w:rsidP="00FC207F">
      <w:pPr>
        <w:pStyle w:val="a3"/>
        <w:ind w:leftChars="0" w:left="1680"/>
      </w:pPr>
    </w:p>
    <w:p w14:paraId="35193C80" w14:textId="77777777" w:rsidR="00FC207F" w:rsidRPr="00FC207F" w:rsidRDefault="00FC207F" w:rsidP="00FC207F">
      <w:pPr>
        <w:numPr>
          <w:ilvl w:val="0"/>
          <w:numId w:val="69"/>
        </w:numPr>
        <w:tabs>
          <w:tab w:val="clear" w:pos="720"/>
          <w:tab w:val="num" w:pos="426"/>
        </w:tabs>
      </w:pPr>
      <w:r w:rsidRPr="00FC207F">
        <w:rPr>
          <w:b/>
          <w:bCs/>
        </w:rPr>
        <w:t>核心關懷：</w:t>
      </w:r>
      <w:r w:rsidRPr="00FC207F">
        <w:t xml:space="preserve"> </w:t>
      </w:r>
      <w:r w:rsidRPr="00FC207F">
        <w:t>《資本論》旨在揭示現代社會經濟運動的規律，特別是資本主義的形成及其生產方式、相應的生產關係和交換關係</w:t>
      </w:r>
      <w:r w:rsidRPr="00FC207F">
        <w:t xml:space="preserve"> </w:t>
      </w:r>
      <w:r w:rsidRPr="00FC207F">
        <w:t>。</w:t>
      </w:r>
    </w:p>
    <w:p w14:paraId="2432D64A" w14:textId="77777777" w:rsidR="00FC207F" w:rsidRPr="00FC207F" w:rsidRDefault="00FC207F" w:rsidP="00FC207F">
      <w:pPr>
        <w:numPr>
          <w:ilvl w:val="0"/>
          <w:numId w:val="69"/>
        </w:numPr>
        <w:tabs>
          <w:tab w:val="clear" w:pos="720"/>
          <w:tab w:val="num" w:pos="426"/>
        </w:tabs>
      </w:pPr>
      <w:r w:rsidRPr="00FC207F">
        <w:rPr>
          <w:b/>
          <w:bCs/>
        </w:rPr>
        <w:t>時代背景：</w:t>
      </w:r>
      <w:r w:rsidRPr="00FC207F">
        <w:t xml:space="preserve"> </w:t>
      </w:r>
      <w:r w:rsidRPr="00FC207F">
        <w:t>馬克思所處的時代是</w:t>
      </w:r>
      <w:r w:rsidRPr="00FC207F">
        <w:t>18</w:t>
      </w:r>
      <w:r w:rsidRPr="00FC207F">
        <w:t>世紀英國工業革命的時代</w:t>
      </w:r>
      <w:r w:rsidRPr="00FC207F">
        <w:t xml:space="preserve"> </w:t>
      </w:r>
      <w:r w:rsidRPr="00FC207F">
        <w:t>。當時多數政治經濟學家試圖解釋資本主義的運作邏輯，但他們通常將商品交換所獲得的資本利潤和土地的地租當作資本運動的主要動力</w:t>
      </w:r>
      <w:r w:rsidRPr="00FC207F">
        <w:t xml:space="preserve"> </w:t>
      </w:r>
      <w:r w:rsidRPr="00FC207F">
        <w:t>。</w:t>
      </w:r>
    </w:p>
    <w:p w14:paraId="4D539BEA" w14:textId="77777777" w:rsidR="00FC207F" w:rsidRDefault="00FC207F" w:rsidP="00FC207F">
      <w:pPr>
        <w:numPr>
          <w:ilvl w:val="0"/>
          <w:numId w:val="69"/>
        </w:numPr>
        <w:tabs>
          <w:tab w:val="clear" w:pos="720"/>
          <w:tab w:val="num" w:pos="426"/>
        </w:tabs>
      </w:pPr>
      <w:r w:rsidRPr="00FC207F">
        <w:rPr>
          <w:b/>
          <w:bCs/>
        </w:rPr>
        <w:t>馬克思的洞見：</w:t>
      </w:r>
      <w:r w:rsidRPr="00FC207F">
        <w:t xml:space="preserve"> </w:t>
      </w:r>
      <w:r w:rsidRPr="00FC207F">
        <w:t>馬克思認為這些經濟學家只看到了表象，未能看見資本運動的內在邏輯</w:t>
      </w:r>
      <w:r w:rsidRPr="00FC207F">
        <w:t xml:space="preserve"> </w:t>
      </w:r>
      <w:r w:rsidRPr="00FC207F">
        <w:t>。他與李嘉圖（</w:t>
      </w:r>
      <w:r w:rsidRPr="00FC207F">
        <w:t>Ricardo</w:t>
      </w:r>
      <w:r w:rsidRPr="00FC207F">
        <w:t>）等人的主要區別在於，他看到了資本主義的內在動力不只是商品的交換價值</w:t>
      </w:r>
      <w:r w:rsidRPr="00FC207F">
        <w:t xml:space="preserve"> </w:t>
      </w:r>
      <w:r w:rsidRPr="00FC207F">
        <w:t>。而是資本家透過購買勞動力，對勞工所生產的剩餘價值進行無償佔有</w:t>
      </w:r>
      <w:r w:rsidRPr="00FC207F">
        <w:t xml:space="preserve"> </w:t>
      </w:r>
      <w:r w:rsidRPr="00FC207F">
        <w:t>。李嘉圖將價值、工資、地租和利潤都視為勞動的一種社會形式，卻無法解釋這些形式如何轉換</w:t>
      </w:r>
      <w:r w:rsidRPr="00FC207F">
        <w:t xml:space="preserve"> </w:t>
      </w:r>
      <w:r w:rsidRPr="00FC207F">
        <w:t>。而馬克思則將勞動視為一種異化型態（</w:t>
      </w:r>
      <w:r w:rsidRPr="00FC207F">
        <w:t>alienated form</w:t>
      </w:r>
      <w:r w:rsidRPr="00FC207F">
        <w:t>），即勞動作為交換商品的勞動力</w:t>
      </w:r>
      <w:r w:rsidRPr="00FC207F">
        <w:t xml:space="preserve"> </w:t>
      </w:r>
      <w:r w:rsidRPr="00FC207F">
        <w:t>。</w:t>
      </w:r>
    </w:p>
    <w:p w14:paraId="3D60BE9C" w14:textId="77777777" w:rsidR="00FC207F" w:rsidRPr="00FC207F" w:rsidRDefault="00FC207F" w:rsidP="00FC207F"/>
    <w:p w14:paraId="1B914158" w14:textId="77777777" w:rsidR="00FC207F" w:rsidRDefault="00FC207F" w:rsidP="00FC207F">
      <w:pPr>
        <w:rPr>
          <w:b/>
          <w:bCs/>
        </w:rPr>
      </w:pPr>
      <w:r w:rsidRPr="00FC207F">
        <w:rPr>
          <w:b/>
          <w:bCs/>
        </w:rPr>
        <w:t>二、</w:t>
      </w:r>
      <w:r w:rsidRPr="00FC207F">
        <w:rPr>
          <w:b/>
          <w:bCs/>
        </w:rPr>
        <w:t xml:space="preserve"> </w:t>
      </w:r>
      <w:r w:rsidRPr="00FC207F">
        <w:rPr>
          <w:b/>
          <w:bCs/>
        </w:rPr>
        <w:t>《資本論》的重要性與社會學的關係</w:t>
      </w:r>
    </w:p>
    <w:p w14:paraId="2A8B779E" w14:textId="77777777" w:rsidR="00FC207F" w:rsidRPr="00FC207F" w:rsidRDefault="00FC207F" w:rsidP="00FC207F"/>
    <w:p w14:paraId="2E847E93" w14:textId="77777777" w:rsidR="00FC207F" w:rsidRPr="00FC207F" w:rsidRDefault="00FC207F" w:rsidP="00FC207F">
      <w:pPr>
        <w:numPr>
          <w:ilvl w:val="0"/>
          <w:numId w:val="70"/>
        </w:numPr>
      </w:pPr>
      <w:r w:rsidRPr="00FC207F">
        <w:rPr>
          <w:b/>
          <w:bCs/>
        </w:rPr>
        <w:t>歷史特殊性：</w:t>
      </w:r>
      <w:r w:rsidRPr="00FC207F">
        <w:t xml:space="preserve"> 18</w:t>
      </w:r>
      <w:r w:rsidRPr="00FC207F">
        <w:t>世紀英國工業革命後快速發展的資本主義社會與生產關係，是人類歷史發展上一個特殊的歷史時刻</w:t>
      </w:r>
      <w:r w:rsidRPr="00FC207F">
        <w:t xml:space="preserve"> </w:t>
      </w:r>
      <w:r w:rsidRPr="00FC207F">
        <w:t>。馬克思認為，資本主義是推動社會變遷的關鍵性力量</w:t>
      </w:r>
      <w:r w:rsidRPr="00FC207F">
        <w:t xml:space="preserve"> </w:t>
      </w:r>
      <w:r w:rsidRPr="00FC207F">
        <w:t>。</w:t>
      </w:r>
    </w:p>
    <w:p w14:paraId="2BF88A52" w14:textId="77777777" w:rsidR="00FC207F" w:rsidRPr="00FC207F" w:rsidRDefault="00FC207F" w:rsidP="00FC207F">
      <w:pPr>
        <w:numPr>
          <w:ilvl w:val="0"/>
          <w:numId w:val="70"/>
        </w:numPr>
      </w:pPr>
      <w:r w:rsidRPr="00FC207F">
        <w:rPr>
          <w:b/>
          <w:bCs/>
        </w:rPr>
        <w:t>剖析當代社會：</w:t>
      </w:r>
      <w:r w:rsidRPr="00FC207F">
        <w:t xml:space="preserve"> </w:t>
      </w:r>
      <w:r w:rsidRPr="00FC207F">
        <w:t>由資本主義所推動的社會變遷，構成了當代社會經濟生活的基本型態，至今仍然支配著當代社會的經濟生活</w:t>
      </w:r>
      <w:r w:rsidRPr="00FC207F">
        <w:t xml:space="preserve"> </w:t>
      </w:r>
      <w:r w:rsidRPr="00FC207F">
        <w:t>。因此，若剖析了資本主義運作的內在邏輯，可以說就是剖析了當代社會的經濟運作邏輯</w:t>
      </w:r>
      <w:r w:rsidRPr="00FC207F">
        <w:t xml:space="preserve"> </w:t>
      </w:r>
      <w:r w:rsidRPr="00FC207F">
        <w:t>。</w:t>
      </w:r>
    </w:p>
    <w:p w14:paraId="78DF391D" w14:textId="77777777" w:rsidR="00FC207F" w:rsidRPr="00FC207F" w:rsidRDefault="00FC207F" w:rsidP="00FC207F">
      <w:pPr>
        <w:numPr>
          <w:ilvl w:val="0"/>
          <w:numId w:val="70"/>
        </w:numPr>
      </w:pPr>
      <w:r w:rsidRPr="00FC207F">
        <w:rPr>
          <w:b/>
          <w:bCs/>
        </w:rPr>
        <w:t>批判性視角：</w:t>
      </w:r>
      <w:r w:rsidRPr="00FC207F">
        <w:t xml:space="preserve"> </w:t>
      </w:r>
      <w:r w:rsidRPr="00FC207F">
        <w:t>資本主義在人類社會發展的歷史上，其所構成的生產關係並非唯一</w:t>
      </w:r>
      <w:r w:rsidRPr="00FC207F">
        <w:t xml:space="preserve"> </w:t>
      </w:r>
      <w:r w:rsidRPr="00FC207F">
        <w:t>。當我們將資本主義當作一個客體，而非一個既定的事實時，才能進行深刻且具洞察力的分析</w:t>
      </w:r>
      <w:r w:rsidRPr="00FC207F">
        <w:t xml:space="preserve"> </w:t>
      </w:r>
      <w:r w:rsidRPr="00FC207F">
        <w:t>。</w:t>
      </w:r>
    </w:p>
    <w:p w14:paraId="269EF8C2" w14:textId="77777777" w:rsidR="00FC207F" w:rsidRDefault="00FC207F" w:rsidP="00FC207F">
      <w:pPr>
        <w:numPr>
          <w:ilvl w:val="0"/>
          <w:numId w:val="70"/>
        </w:numPr>
      </w:pPr>
      <w:r w:rsidRPr="00FC207F">
        <w:rPr>
          <w:b/>
          <w:bCs/>
        </w:rPr>
        <w:t>核心論點：</w:t>
      </w:r>
      <w:r w:rsidRPr="00FC207F">
        <w:t xml:space="preserve"> </w:t>
      </w:r>
      <w:r w:rsidRPr="00FC207F">
        <w:t>商品的價值來自於勞動，這讓人們看見商品交換背後的勞動價值與生產關係</w:t>
      </w:r>
      <w:r w:rsidRPr="00FC207F">
        <w:t xml:space="preserve"> </w:t>
      </w:r>
      <w:r w:rsidRPr="00FC207F">
        <w:t>。</w:t>
      </w:r>
    </w:p>
    <w:p w14:paraId="357186A9" w14:textId="77777777" w:rsidR="00FC207F" w:rsidRDefault="00FC207F" w:rsidP="00FC207F"/>
    <w:p w14:paraId="3E78DB62" w14:textId="77777777" w:rsidR="00FC207F" w:rsidRPr="00FC207F" w:rsidRDefault="00FC207F" w:rsidP="00FC207F"/>
    <w:p w14:paraId="3BBA019E" w14:textId="150274B9" w:rsidR="00FC207F" w:rsidRPr="00CA5AEB" w:rsidRDefault="00FC207F" w:rsidP="00CA5AEB">
      <w:pPr>
        <w:pStyle w:val="a3"/>
        <w:numPr>
          <w:ilvl w:val="1"/>
          <w:numId w:val="68"/>
        </w:numPr>
        <w:ind w:leftChars="0" w:left="993" w:hanging="993"/>
        <w:rPr>
          <w:b/>
          <w:bCs/>
        </w:rPr>
      </w:pPr>
      <w:r w:rsidRPr="00CA5AEB">
        <w:rPr>
          <w:b/>
          <w:bCs/>
        </w:rPr>
        <w:lastRenderedPageBreak/>
        <w:t>《資本論》的研究設計與方法</w:t>
      </w:r>
    </w:p>
    <w:p w14:paraId="60B1832E" w14:textId="77777777" w:rsidR="00CA5AEB" w:rsidRPr="00FC207F" w:rsidRDefault="00CA5AEB" w:rsidP="00CA5AEB">
      <w:pPr>
        <w:pStyle w:val="a3"/>
        <w:ind w:leftChars="0" w:left="1680"/>
        <w:rPr>
          <w:rFonts w:hint="eastAsia"/>
        </w:rPr>
      </w:pPr>
    </w:p>
    <w:p w14:paraId="5B99D968" w14:textId="0B28C61D" w:rsidR="00FC207F" w:rsidRPr="00FC207F" w:rsidRDefault="00FC207F" w:rsidP="00FC207F">
      <w:pPr>
        <w:numPr>
          <w:ilvl w:val="0"/>
          <w:numId w:val="71"/>
        </w:numPr>
      </w:pPr>
      <w:r w:rsidRPr="00FC207F">
        <w:rPr>
          <w:b/>
          <w:bCs/>
        </w:rPr>
        <w:t>研究提問：</w:t>
      </w:r>
      <w:r w:rsidRPr="00FC207F">
        <w:t xml:space="preserve"> </w:t>
      </w:r>
      <w:r w:rsidRPr="00FC207F">
        <w:t>馬克思的核心提問是：「資本到底如何而來？（</w:t>
      </w:r>
      <w:r w:rsidRPr="00FC207F">
        <w:t>C→C′</w:t>
      </w:r>
      <w:r w:rsidRPr="00FC207F">
        <w:t>）」。他認為，答案必須進入到貨幣交換的過程當中尋找，這產生了第二</w:t>
      </w:r>
      <w:proofErr w:type="gramStart"/>
      <w:r w:rsidRPr="00FC207F">
        <w:t>個</w:t>
      </w:r>
      <w:proofErr w:type="gramEnd"/>
      <w:r w:rsidRPr="00FC207F">
        <w:t>問題：「貨幣交換如何產生價值呢？（</w:t>
      </w:r>
      <w:r w:rsidRPr="00FC207F">
        <w:t>G→W→G′</w:t>
      </w:r>
      <w:r w:rsidRPr="00FC207F">
        <w:t>）」。他認為，這種能為貨幣增值的特殊商品即是「勞動力」。</w:t>
      </w:r>
    </w:p>
    <w:p w14:paraId="383651E2" w14:textId="77777777" w:rsidR="00FC207F" w:rsidRPr="00FC207F" w:rsidRDefault="00FC207F" w:rsidP="00FC207F">
      <w:pPr>
        <w:numPr>
          <w:ilvl w:val="0"/>
          <w:numId w:val="71"/>
        </w:numPr>
      </w:pPr>
      <w:r w:rsidRPr="00FC207F">
        <w:rPr>
          <w:b/>
          <w:bCs/>
        </w:rPr>
        <w:t>批判性文獻回顧：</w:t>
      </w:r>
      <w:r w:rsidRPr="00FC207F">
        <w:t xml:space="preserve"> </w:t>
      </w:r>
      <w:r w:rsidRPr="00FC207F">
        <w:t>馬克思認為，當時的政治經濟學家</w:t>
      </w:r>
      <w:proofErr w:type="gramStart"/>
      <w:r w:rsidRPr="00FC207F">
        <w:t>普遍誤</w:t>
      </w:r>
      <w:proofErr w:type="gramEnd"/>
      <w:r w:rsidRPr="00FC207F">
        <w:t>將商品交換當作人與人社會關係的維繫基礎，是一種「商品拜物教」。同樣地，也誤以為貨幣與貨幣之間的交換即可創造資本，則是一種「貨幣拜物教」。</w:t>
      </w:r>
    </w:p>
    <w:p w14:paraId="16F0228C" w14:textId="77777777" w:rsidR="00FC207F" w:rsidRDefault="00FC207F" w:rsidP="00FC207F">
      <w:pPr>
        <w:numPr>
          <w:ilvl w:val="0"/>
          <w:numId w:val="71"/>
        </w:numPr>
      </w:pPr>
      <w:r w:rsidRPr="00FC207F">
        <w:rPr>
          <w:b/>
          <w:bCs/>
        </w:rPr>
        <w:t>論證主軸：</w:t>
      </w:r>
      <w:r w:rsidRPr="00FC207F">
        <w:t xml:space="preserve"> </w:t>
      </w:r>
      <w:r w:rsidRPr="00FC207F">
        <w:t>他的論證主軸是「勞動</w:t>
      </w:r>
      <w:r w:rsidRPr="00FC207F">
        <w:t>→</w:t>
      </w:r>
      <w:r w:rsidRPr="00FC207F">
        <w:t>商品</w:t>
      </w:r>
      <w:r w:rsidRPr="00FC207F">
        <w:t>→</w:t>
      </w:r>
      <w:r w:rsidRPr="00FC207F">
        <w:t>貨幣</w:t>
      </w:r>
      <w:r w:rsidRPr="00FC207F">
        <w:t>→</w:t>
      </w:r>
      <w:r w:rsidRPr="00FC207F">
        <w:t>資本（</w:t>
      </w:r>
      <w:r w:rsidRPr="00FC207F">
        <w:t>→</w:t>
      </w:r>
      <w:r w:rsidRPr="00FC207F">
        <w:t>勞動）」的循環過程，並以商品為邏輯起點</w:t>
      </w:r>
      <w:r w:rsidRPr="00FC207F">
        <w:t xml:space="preserve"> </w:t>
      </w:r>
      <w:r w:rsidRPr="00FC207F">
        <w:t>。</w:t>
      </w:r>
    </w:p>
    <w:p w14:paraId="5A26952B" w14:textId="77777777" w:rsidR="00FC207F" w:rsidRPr="00FC207F" w:rsidRDefault="00FC207F" w:rsidP="00FC207F"/>
    <w:p w14:paraId="156A075D" w14:textId="77777777" w:rsidR="00FC207F" w:rsidRPr="00FC207F" w:rsidRDefault="00FC207F" w:rsidP="00CA5AEB">
      <w:pPr>
        <w:numPr>
          <w:ilvl w:val="0"/>
          <w:numId w:val="71"/>
        </w:numPr>
        <w:tabs>
          <w:tab w:val="clear" w:pos="720"/>
          <w:tab w:val="num" w:pos="284"/>
        </w:tabs>
        <w:ind w:hanging="720"/>
      </w:pPr>
      <w:r w:rsidRPr="00FC207F">
        <w:rPr>
          <w:b/>
          <w:bCs/>
        </w:rPr>
        <w:t>研究方法：</w:t>
      </w:r>
    </w:p>
    <w:p w14:paraId="59D7D67D" w14:textId="77777777" w:rsidR="00FC207F" w:rsidRPr="00FC207F" w:rsidRDefault="00FC207F" w:rsidP="00FC207F">
      <w:pPr>
        <w:rPr>
          <w:rFonts w:hint="eastAsia"/>
        </w:rPr>
      </w:pPr>
    </w:p>
    <w:p w14:paraId="1FA93E99" w14:textId="77777777" w:rsidR="00FC207F" w:rsidRPr="00FC207F" w:rsidRDefault="00FC207F" w:rsidP="00FC207F">
      <w:pPr>
        <w:numPr>
          <w:ilvl w:val="1"/>
          <w:numId w:val="71"/>
        </w:numPr>
        <w:tabs>
          <w:tab w:val="clear" w:pos="1440"/>
        </w:tabs>
        <w:ind w:left="1134" w:hanging="731"/>
      </w:pPr>
      <w:r w:rsidRPr="00FC207F">
        <w:rPr>
          <w:b/>
          <w:bCs/>
        </w:rPr>
        <w:t>特殊現象一般化：</w:t>
      </w:r>
      <w:r w:rsidRPr="00FC207F">
        <w:t xml:space="preserve"> </w:t>
      </w:r>
      <w:r w:rsidRPr="00FC207F">
        <w:t>馬克思將英國作為資本主義社會發展的個案，並從中得出資本主義發展的</w:t>
      </w:r>
      <w:r w:rsidRPr="00FC207F">
        <w:rPr>
          <w:b/>
          <w:bCs/>
        </w:rPr>
        <w:t>一般化規律</w:t>
      </w:r>
      <w:r w:rsidRPr="00FC207F">
        <w:t xml:space="preserve"> </w:t>
      </w:r>
      <w:r w:rsidRPr="00FC207F">
        <w:t>。</w:t>
      </w:r>
    </w:p>
    <w:p w14:paraId="3AD335D2" w14:textId="77777777" w:rsidR="00FC207F" w:rsidRPr="00FC207F" w:rsidRDefault="00FC207F" w:rsidP="00FC207F">
      <w:pPr>
        <w:numPr>
          <w:ilvl w:val="1"/>
          <w:numId w:val="71"/>
        </w:numPr>
        <w:tabs>
          <w:tab w:val="clear" w:pos="1440"/>
        </w:tabs>
        <w:ind w:left="1134" w:hanging="731"/>
      </w:pPr>
      <w:r w:rsidRPr="00FC207F">
        <w:rPr>
          <w:b/>
          <w:bCs/>
        </w:rPr>
        <w:t>空間的比較觀點：</w:t>
      </w:r>
      <w:r w:rsidRPr="00FC207F">
        <w:t xml:space="preserve"> </w:t>
      </w:r>
      <w:r w:rsidRPr="00FC207F">
        <w:t>他也同時比較了美洲、非洲甚至是亞洲等地區，分析資本主義發展的不同時期或尚未發展的地區，呈現出英國作為資本主義發展的特殊性</w:t>
      </w:r>
      <w:r w:rsidRPr="00FC207F">
        <w:t xml:space="preserve"> </w:t>
      </w:r>
      <w:r w:rsidRPr="00FC207F">
        <w:t>。</w:t>
      </w:r>
    </w:p>
    <w:p w14:paraId="53C482A5" w14:textId="77777777" w:rsidR="00FC207F" w:rsidRPr="00FC207F" w:rsidRDefault="00FC207F" w:rsidP="00FC207F">
      <w:pPr>
        <w:numPr>
          <w:ilvl w:val="1"/>
          <w:numId w:val="71"/>
        </w:numPr>
        <w:tabs>
          <w:tab w:val="clear" w:pos="1440"/>
        </w:tabs>
        <w:ind w:left="1134" w:hanging="731"/>
      </w:pPr>
      <w:r w:rsidRPr="00FC207F">
        <w:rPr>
          <w:b/>
          <w:bCs/>
        </w:rPr>
        <w:t>歷史性：</w:t>
      </w:r>
      <w:r w:rsidRPr="00FC207F">
        <w:t xml:space="preserve"> </w:t>
      </w:r>
      <w:r w:rsidRPr="00FC207F">
        <w:t>馬克思將資本主義視為人類歷史發展上的一個特殊現象，是人類歷史從封建時代到資本主義時代的一個發展階段</w:t>
      </w:r>
      <w:r w:rsidRPr="00FC207F">
        <w:t xml:space="preserve"> </w:t>
      </w:r>
      <w:r w:rsidRPr="00FC207F">
        <w:t>。</w:t>
      </w:r>
    </w:p>
    <w:p w14:paraId="34D4C71D" w14:textId="77777777" w:rsidR="00FC207F" w:rsidRDefault="00FC207F" w:rsidP="00FC207F">
      <w:pPr>
        <w:numPr>
          <w:ilvl w:val="1"/>
          <w:numId w:val="71"/>
        </w:numPr>
        <w:tabs>
          <w:tab w:val="clear" w:pos="1440"/>
        </w:tabs>
        <w:ind w:left="1134" w:hanging="731"/>
      </w:pPr>
      <w:r w:rsidRPr="00FC207F">
        <w:rPr>
          <w:b/>
          <w:bCs/>
        </w:rPr>
        <w:t>階級性：</w:t>
      </w:r>
      <w:r w:rsidRPr="00FC207F">
        <w:t xml:space="preserve"> </w:t>
      </w:r>
      <w:r w:rsidRPr="00FC207F">
        <w:t>他透過掌握資本的有無，將社會分為</w:t>
      </w:r>
      <w:r w:rsidRPr="00FC207F">
        <w:rPr>
          <w:b/>
          <w:bCs/>
        </w:rPr>
        <w:t>有產階級</w:t>
      </w:r>
      <w:r w:rsidRPr="00FC207F">
        <w:t>與</w:t>
      </w:r>
      <w:r w:rsidRPr="00FC207F">
        <w:rPr>
          <w:b/>
          <w:bCs/>
        </w:rPr>
        <w:t>無產階級</w:t>
      </w:r>
      <w:r w:rsidRPr="00FC207F">
        <w:t xml:space="preserve"> </w:t>
      </w:r>
      <w:r w:rsidRPr="00FC207F">
        <w:t>。他認為資本主義社會的發展，即是建立在有產階級對於無產階級剩餘價值的無償佔有之上</w:t>
      </w:r>
      <w:r w:rsidRPr="00FC207F">
        <w:t xml:space="preserve"> </w:t>
      </w:r>
      <w:r w:rsidRPr="00FC207F">
        <w:t>。</w:t>
      </w:r>
    </w:p>
    <w:p w14:paraId="1B33EA0A" w14:textId="77777777" w:rsidR="00FC207F" w:rsidRPr="00FC207F" w:rsidRDefault="00FC207F" w:rsidP="00FC207F">
      <w:pPr>
        <w:ind w:left="720"/>
      </w:pPr>
    </w:p>
    <w:p w14:paraId="61E76ED6" w14:textId="77777777" w:rsidR="00FC207F" w:rsidRDefault="00FC207F" w:rsidP="00FC207F">
      <w:pPr>
        <w:numPr>
          <w:ilvl w:val="0"/>
          <w:numId w:val="71"/>
        </w:numPr>
      </w:pPr>
      <w:r w:rsidRPr="00FC207F">
        <w:rPr>
          <w:b/>
          <w:bCs/>
        </w:rPr>
        <w:t>研究資料：</w:t>
      </w:r>
      <w:r w:rsidRPr="00FC207F">
        <w:t xml:space="preserve"> </w:t>
      </w:r>
      <w:r w:rsidRPr="00FC207F">
        <w:t>馬克思大量使用了政府特別是議會的官方資料，例如工廠調查員的調查報告、官方統計數據（人口、工廠、農產品等）</w:t>
      </w:r>
      <w:r w:rsidRPr="00FC207F">
        <w:t xml:space="preserve"> </w:t>
      </w:r>
      <w:r w:rsidRPr="00FC207F">
        <w:t>。他也引用了許多當時的報章雜誌與報導作為論據的參考資料</w:t>
      </w:r>
      <w:r w:rsidRPr="00FC207F">
        <w:t xml:space="preserve"> </w:t>
      </w:r>
      <w:r w:rsidRPr="00FC207F">
        <w:t>。</w:t>
      </w:r>
    </w:p>
    <w:p w14:paraId="6347D7BE" w14:textId="77777777" w:rsidR="00FC207F" w:rsidRPr="00FC207F" w:rsidRDefault="00FC207F" w:rsidP="00FC207F"/>
    <w:p w14:paraId="0693F6A4" w14:textId="77777777" w:rsidR="00FC207F" w:rsidRDefault="00FC207F" w:rsidP="00FC207F">
      <w:pPr>
        <w:rPr>
          <w:b/>
          <w:bCs/>
        </w:rPr>
      </w:pPr>
      <w:r w:rsidRPr="00FC207F">
        <w:rPr>
          <w:b/>
          <w:bCs/>
        </w:rPr>
        <w:t>四、</w:t>
      </w:r>
      <w:r w:rsidRPr="00FC207F">
        <w:rPr>
          <w:b/>
          <w:bCs/>
        </w:rPr>
        <w:t xml:space="preserve"> </w:t>
      </w:r>
      <w:r w:rsidRPr="00FC207F">
        <w:rPr>
          <w:b/>
          <w:bCs/>
        </w:rPr>
        <w:t>核心概念與理論</w:t>
      </w:r>
    </w:p>
    <w:p w14:paraId="5DD9062D" w14:textId="77777777" w:rsidR="00FC207F" w:rsidRPr="00FC207F" w:rsidRDefault="00FC207F" w:rsidP="00FC207F"/>
    <w:p w14:paraId="75699E75" w14:textId="77777777" w:rsidR="00FC207F" w:rsidRPr="00FC207F" w:rsidRDefault="00FC207F" w:rsidP="00FC207F">
      <w:pPr>
        <w:numPr>
          <w:ilvl w:val="0"/>
          <w:numId w:val="72"/>
        </w:numPr>
        <w:tabs>
          <w:tab w:val="clear" w:pos="720"/>
          <w:tab w:val="num" w:pos="709"/>
        </w:tabs>
        <w:ind w:hanging="578"/>
      </w:pPr>
      <w:r w:rsidRPr="00FC207F">
        <w:rPr>
          <w:b/>
          <w:bCs/>
        </w:rPr>
        <w:t>貨幣、商品、資本的運動：</w:t>
      </w:r>
    </w:p>
    <w:p w14:paraId="6FF0E723" w14:textId="77777777" w:rsidR="00FC207F" w:rsidRPr="00FC207F" w:rsidRDefault="00FC207F" w:rsidP="00FC207F">
      <w:pPr>
        <w:numPr>
          <w:ilvl w:val="1"/>
          <w:numId w:val="72"/>
        </w:numPr>
        <w:tabs>
          <w:tab w:val="clear" w:pos="1440"/>
          <w:tab w:val="num" w:pos="709"/>
          <w:tab w:val="left" w:pos="993"/>
        </w:tabs>
        <w:ind w:left="1134" w:hanging="578"/>
      </w:pPr>
      <w:r w:rsidRPr="00FC207F">
        <w:rPr>
          <w:b/>
          <w:bCs/>
        </w:rPr>
        <w:t>商品的運動</w:t>
      </w:r>
      <w:r w:rsidRPr="00FC207F">
        <w:rPr>
          <w:b/>
          <w:bCs/>
        </w:rPr>
        <w:t xml:space="preserve"> (W→G→W)</w:t>
      </w:r>
      <w:r w:rsidRPr="00FC207F">
        <w:rPr>
          <w:b/>
          <w:bCs/>
        </w:rPr>
        <w:t>：</w:t>
      </w:r>
      <w:r w:rsidRPr="00FC207F">
        <w:t xml:space="preserve"> </w:t>
      </w:r>
      <w:r w:rsidRPr="00FC207F">
        <w:t>商品與商品的交換，貨幣作為中介，目的為「為買而賣」</w:t>
      </w:r>
      <w:r w:rsidRPr="00FC207F">
        <w:t xml:space="preserve"> </w:t>
      </w:r>
      <w:r w:rsidRPr="00FC207F">
        <w:t>。</w:t>
      </w:r>
    </w:p>
    <w:p w14:paraId="07E014A4" w14:textId="77777777" w:rsidR="00FC207F" w:rsidRPr="00FC207F" w:rsidRDefault="00FC207F" w:rsidP="00FC207F">
      <w:pPr>
        <w:numPr>
          <w:ilvl w:val="1"/>
          <w:numId w:val="72"/>
        </w:numPr>
        <w:tabs>
          <w:tab w:val="clear" w:pos="1440"/>
          <w:tab w:val="num" w:pos="709"/>
          <w:tab w:val="left" w:pos="993"/>
        </w:tabs>
        <w:ind w:left="1134" w:hanging="578"/>
      </w:pPr>
      <w:r w:rsidRPr="00FC207F">
        <w:rPr>
          <w:b/>
          <w:bCs/>
        </w:rPr>
        <w:t>貨幣的運動</w:t>
      </w:r>
      <w:r w:rsidRPr="00FC207F">
        <w:rPr>
          <w:b/>
          <w:bCs/>
        </w:rPr>
        <w:t xml:space="preserve"> (G→W→G)</w:t>
      </w:r>
      <w:r w:rsidRPr="00FC207F">
        <w:rPr>
          <w:b/>
          <w:bCs/>
        </w:rPr>
        <w:t>：</w:t>
      </w:r>
      <w:r w:rsidRPr="00FC207F">
        <w:t xml:space="preserve"> </w:t>
      </w:r>
      <w:r w:rsidRPr="00FC207F">
        <w:t>貨幣與貨幣的交換，商品作為中介，目的為</w:t>
      </w:r>
      <w:r w:rsidRPr="00FC207F">
        <w:lastRenderedPageBreak/>
        <w:t>「為賣而買」</w:t>
      </w:r>
      <w:r w:rsidRPr="00FC207F">
        <w:t xml:space="preserve"> </w:t>
      </w:r>
      <w:r w:rsidRPr="00FC207F">
        <w:t>。</w:t>
      </w:r>
    </w:p>
    <w:p w14:paraId="3A8492D9" w14:textId="77777777" w:rsidR="00FC207F" w:rsidRDefault="00FC207F" w:rsidP="00FC207F">
      <w:pPr>
        <w:numPr>
          <w:ilvl w:val="1"/>
          <w:numId w:val="72"/>
        </w:numPr>
        <w:tabs>
          <w:tab w:val="clear" w:pos="1440"/>
          <w:tab w:val="num" w:pos="709"/>
          <w:tab w:val="left" w:pos="993"/>
        </w:tabs>
        <w:ind w:left="1134" w:hanging="578"/>
      </w:pPr>
      <w:r w:rsidRPr="00FC207F">
        <w:rPr>
          <w:b/>
          <w:bCs/>
        </w:rPr>
        <w:t>貨幣轉化為資本</w:t>
      </w:r>
      <w:r w:rsidRPr="00FC207F">
        <w:rPr>
          <w:b/>
          <w:bCs/>
        </w:rPr>
        <w:t xml:space="preserve"> (G→G′)</w:t>
      </w:r>
      <w:r w:rsidRPr="00FC207F">
        <w:rPr>
          <w:b/>
          <w:bCs/>
        </w:rPr>
        <w:t>：</w:t>
      </w:r>
      <w:r w:rsidRPr="00FC207F">
        <w:t xml:space="preserve"> </w:t>
      </w:r>
      <w:r w:rsidRPr="00FC207F">
        <w:t>貨幣增值的秘密在於找到能夠創造價值的特殊商品，即</w:t>
      </w:r>
      <w:r w:rsidRPr="00FC207F">
        <w:rPr>
          <w:b/>
          <w:bCs/>
        </w:rPr>
        <w:t>勞動力</w:t>
      </w:r>
      <w:r w:rsidRPr="00FC207F">
        <w:t xml:space="preserve"> </w:t>
      </w:r>
      <w:r w:rsidRPr="00FC207F">
        <w:t>。勞動力與其他一般商品不同之處在於，它能夠透過所付出的勞動為商品創造出新的價值</w:t>
      </w:r>
      <w:r w:rsidRPr="00FC207F">
        <w:t xml:space="preserve"> </w:t>
      </w:r>
      <w:r w:rsidRPr="00FC207F">
        <w:t>。</w:t>
      </w:r>
    </w:p>
    <w:p w14:paraId="35B13C9A" w14:textId="77777777" w:rsidR="00FC207F" w:rsidRPr="00FC207F" w:rsidRDefault="00FC207F" w:rsidP="00FC207F">
      <w:pPr>
        <w:tabs>
          <w:tab w:val="left" w:pos="993"/>
        </w:tabs>
        <w:ind w:left="720"/>
      </w:pPr>
    </w:p>
    <w:p w14:paraId="0B025C50" w14:textId="77777777" w:rsidR="00FC207F" w:rsidRPr="00FC207F" w:rsidRDefault="00FC207F" w:rsidP="00FC207F">
      <w:pPr>
        <w:numPr>
          <w:ilvl w:val="0"/>
          <w:numId w:val="72"/>
        </w:numPr>
        <w:tabs>
          <w:tab w:val="left" w:pos="993"/>
        </w:tabs>
        <w:ind w:hanging="731"/>
      </w:pPr>
      <w:r w:rsidRPr="00FC207F">
        <w:rPr>
          <w:b/>
          <w:bCs/>
        </w:rPr>
        <w:t>剩餘價值與勞動：</w:t>
      </w:r>
    </w:p>
    <w:p w14:paraId="749C157E" w14:textId="77777777" w:rsidR="00FC207F" w:rsidRPr="00FC207F" w:rsidRDefault="00FC207F" w:rsidP="00FC207F">
      <w:pPr>
        <w:numPr>
          <w:ilvl w:val="1"/>
          <w:numId w:val="72"/>
        </w:numPr>
        <w:tabs>
          <w:tab w:val="clear" w:pos="1440"/>
          <w:tab w:val="left" w:pos="993"/>
        </w:tabs>
        <w:ind w:leftChars="178" w:left="708" w:hangingChars="117" w:hanging="281"/>
      </w:pPr>
      <w:r w:rsidRPr="00FC207F">
        <w:rPr>
          <w:b/>
          <w:bCs/>
        </w:rPr>
        <w:t>勞動力的買賣：</w:t>
      </w:r>
      <w:r w:rsidRPr="00FC207F">
        <w:t xml:space="preserve"> </w:t>
      </w:r>
      <w:r w:rsidRPr="00FC207F">
        <w:t>資本家購買勞動力是為了資本增值，而勞動者販賣勞動力是為了維持其生活的必要勞動</w:t>
      </w:r>
      <w:r w:rsidRPr="00FC207F">
        <w:t xml:space="preserve"> </w:t>
      </w:r>
      <w:r w:rsidRPr="00FC207F">
        <w:t>。</w:t>
      </w:r>
    </w:p>
    <w:p w14:paraId="22F177F7" w14:textId="77777777" w:rsidR="00FC207F" w:rsidRPr="00FC207F" w:rsidRDefault="00FC207F" w:rsidP="00FC207F">
      <w:pPr>
        <w:numPr>
          <w:ilvl w:val="1"/>
          <w:numId w:val="72"/>
        </w:numPr>
        <w:tabs>
          <w:tab w:val="clear" w:pos="1440"/>
          <w:tab w:val="left" w:pos="993"/>
        </w:tabs>
        <w:ind w:leftChars="178" w:left="708" w:hangingChars="117" w:hanging="281"/>
      </w:pPr>
      <w:r w:rsidRPr="00FC207F">
        <w:rPr>
          <w:b/>
          <w:bCs/>
        </w:rPr>
        <w:t>必要勞動與剩餘勞動：</w:t>
      </w:r>
      <w:r w:rsidRPr="00FC207F">
        <w:t xml:space="preserve"> </w:t>
      </w:r>
      <w:r w:rsidRPr="00FC207F">
        <w:t>馬克思將勞動過程分為維持工人生活必須支出的</w:t>
      </w:r>
      <w:r w:rsidRPr="00FC207F">
        <w:rPr>
          <w:b/>
          <w:bCs/>
        </w:rPr>
        <w:t>必要勞動</w:t>
      </w:r>
      <w:r w:rsidRPr="00FC207F">
        <w:t>（有酬）和所生產出的剩餘價值歸資本家所有的</w:t>
      </w:r>
      <w:r w:rsidRPr="00FC207F">
        <w:rPr>
          <w:b/>
          <w:bCs/>
        </w:rPr>
        <w:t>剩餘勞動</w:t>
      </w:r>
      <w:r w:rsidRPr="00FC207F">
        <w:t>（無酬）。資本家獲取資本的來源就是透過對於工人所付出的無酬勞動的無償佔有</w:t>
      </w:r>
      <w:r w:rsidRPr="00FC207F">
        <w:t xml:space="preserve"> </w:t>
      </w:r>
      <w:r w:rsidRPr="00FC207F">
        <w:t>。</w:t>
      </w:r>
    </w:p>
    <w:p w14:paraId="2493F581" w14:textId="77777777" w:rsidR="00FC207F" w:rsidRPr="00FC207F" w:rsidRDefault="00FC207F" w:rsidP="00FC207F">
      <w:pPr>
        <w:numPr>
          <w:ilvl w:val="1"/>
          <w:numId w:val="72"/>
        </w:numPr>
        <w:tabs>
          <w:tab w:val="clear" w:pos="1440"/>
          <w:tab w:val="left" w:pos="993"/>
        </w:tabs>
        <w:ind w:leftChars="178" w:left="708" w:hangingChars="117" w:hanging="281"/>
      </w:pPr>
      <w:r w:rsidRPr="00FC207F">
        <w:rPr>
          <w:b/>
          <w:bCs/>
        </w:rPr>
        <w:t>絕對剩餘價值：</w:t>
      </w:r>
      <w:r w:rsidRPr="00FC207F">
        <w:t xml:space="preserve"> </w:t>
      </w:r>
      <w:r w:rsidRPr="00FC207F">
        <w:t>透過延長「</w:t>
      </w:r>
      <w:r w:rsidRPr="00FC207F">
        <w:rPr>
          <w:b/>
          <w:bCs/>
        </w:rPr>
        <w:t>工作日</w:t>
      </w:r>
      <w:r w:rsidRPr="00FC207F">
        <w:t>」（必要勞動時間＋剩餘勞動時間）來增加剩餘勞動的絕對量</w:t>
      </w:r>
      <w:r w:rsidRPr="00FC207F">
        <w:t xml:space="preserve"> </w:t>
      </w:r>
      <w:r w:rsidRPr="00FC207F">
        <w:t>。</w:t>
      </w:r>
    </w:p>
    <w:p w14:paraId="5B3E273C" w14:textId="77777777" w:rsidR="00FC207F" w:rsidRDefault="00FC207F" w:rsidP="00FC207F">
      <w:pPr>
        <w:numPr>
          <w:ilvl w:val="1"/>
          <w:numId w:val="72"/>
        </w:numPr>
        <w:tabs>
          <w:tab w:val="clear" w:pos="1440"/>
          <w:tab w:val="left" w:pos="993"/>
        </w:tabs>
        <w:ind w:leftChars="178" w:left="708" w:hangingChars="117" w:hanging="281"/>
      </w:pPr>
      <w:r w:rsidRPr="00FC207F">
        <w:rPr>
          <w:b/>
          <w:bCs/>
        </w:rPr>
        <w:t>相對剩餘價值：</w:t>
      </w:r>
      <w:r w:rsidRPr="00FC207F">
        <w:t xml:space="preserve"> </w:t>
      </w:r>
      <w:r w:rsidRPr="00FC207F">
        <w:t>透過提高勞動的生產效率來提高相對剩餘價值</w:t>
      </w:r>
      <w:r w:rsidRPr="00FC207F">
        <w:t xml:space="preserve"> </w:t>
      </w:r>
      <w:r w:rsidRPr="00FC207F">
        <w:t>。機器被使用的條件是其價值與其所代替的勞動力價值之間存在差額</w:t>
      </w:r>
      <w:r w:rsidRPr="00FC207F">
        <w:t xml:space="preserve"> </w:t>
      </w:r>
      <w:r w:rsidRPr="00FC207F">
        <w:t>。工廠機器被使用時，會有相應的工人被排擠出去，因此工人認為機器是與他們競爭的敵人</w:t>
      </w:r>
      <w:r w:rsidRPr="00FC207F">
        <w:t xml:space="preserve"> </w:t>
      </w:r>
      <w:r w:rsidRPr="00FC207F">
        <w:t>。</w:t>
      </w:r>
    </w:p>
    <w:p w14:paraId="03CFAE52" w14:textId="77777777" w:rsidR="00FC207F" w:rsidRPr="00FC207F" w:rsidRDefault="00FC207F" w:rsidP="00FC207F">
      <w:pPr>
        <w:ind w:left="1440"/>
      </w:pPr>
    </w:p>
    <w:p w14:paraId="7A740CAC" w14:textId="77777777" w:rsidR="00FC207F" w:rsidRPr="00FC207F" w:rsidRDefault="00FC207F" w:rsidP="00FC207F">
      <w:pPr>
        <w:numPr>
          <w:ilvl w:val="0"/>
          <w:numId w:val="72"/>
        </w:numPr>
      </w:pPr>
      <w:r w:rsidRPr="00FC207F">
        <w:rPr>
          <w:b/>
          <w:bCs/>
        </w:rPr>
        <w:t>資本的構成與積累：</w:t>
      </w:r>
    </w:p>
    <w:p w14:paraId="07879480" w14:textId="77777777" w:rsidR="00FC207F" w:rsidRDefault="00FC207F" w:rsidP="00B04BE5">
      <w:pPr>
        <w:numPr>
          <w:ilvl w:val="1"/>
          <w:numId w:val="72"/>
        </w:numPr>
        <w:tabs>
          <w:tab w:val="clear" w:pos="1440"/>
        </w:tabs>
        <w:ind w:left="709" w:hanging="283"/>
      </w:pPr>
      <w:r w:rsidRPr="00FC207F">
        <w:rPr>
          <w:b/>
          <w:bCs/>
        </w:rPr>
        <w:t>不變資本與可變資本：</w:t>
      </w:r>
      <w:r w:rsidRPr="00FC207F">
        <w:t xml:space="preserve"> </w:t>
      </w:r>
      <w:r w:rsidRPr="00FC207F">
        <w:rPr>
          <w:b/>
          <w:bCs/>
        </w:rPr>
        <w:t>不變資本</w:t>
      </w:r>
      <w:r w:rsidRPr="00FC207F">
        <w:t>是生產過程中只會轉移價值而不會創造新價值的物品（如原料、廠房）。</w:t>
      </w:r>
    </w:p>
    <w:p w14:paraId="00556335" w14:textId="5F382245" w:rsidR="00FC207F" w:rsidRPr="00FC207F" w:rsidRDefault="00FC207F" w:rsidP="00B04BE5">
      <w:pPr>
        <w:numPr>
          <w:ilvl w:val="1"/>
          <w:numId w:val="72"/>
        </w:numPr>
        <w:tabs>
          <w:tab w:val="clear" w:pos="1440"/>
        </w:tabs>
        <w:ind w:left="709" w:hanging="283"/>
      </w:pPr>
      <w:r w:rsidRPr="00FC207F">
        <w:rPr>
          <w:b/>
          <w:bCs/>
        </w:rPr>
        <w:t>可變資本</w:t>
      </w:r>
      <w:r w:rsidRPr="00FC207F">
        <w:t>則是會在生產過程中創造出新價值的東西，通常指勞動力</w:t>
      </w:r>
      <w:r w:rsidRPr="00FC207F">
        <w:t xml:space="preserve"> </w:t>
      </w:r>
      <w:r w:rsidRPr="00FC207F">
        <w:t>。</w:t>
      </w:r>
    </w:p>
    <w:p w14:paraId="1AFFAF27" w14:textId="77777777" w:rsidR="00FC207F" w:rsidRDefault="00FC207F" w:rsidP="00B04BE5">
      <w:pPr>
        <w:numPr>
          <w:ilvl w:val="1"/>
          <w:numId w:val="72"/>
        </w:numPr>
        <w:tabs>
          <w:tab w:val="clear" w:pos="1440"/>
        </w:tabs>
        <w:ind w:left="709" w:hanging="283"/>
      </w:pPr>
      <w:r w:rsidRPr="00FC207F">
        <w:rPr>
          <w:b/>
          <w:bCs/>
        </w:rPr>
        <w:t>資本積累：</w:t>
      </w:r>
      <w:r w:rsidRPr="00FC207F">
        <w:t xml:space="preserve"> </w:t>
      </w:r>
      <w:r w:rsidRPr="00FC207F">
        <w:rPr>
          <w:b/>
          <w:bCs/>
        </w:rPr>
        <w:t>簡單再生產</w:t>
      </w:r>
      <w:r w:rsidRPr="00FC207F">
        <w:t>是資本家將剩餘價值投入維持現有生產規模</w:t>
      </w:r>
      <w:r w:rsidRPr="00FC207F">
        <w:t xml:space="preserve"> </w:t>
      </w:r>
      <w:r w:rsidRPr="00FC207F">
        <w:t>。</w:t>
      </w:r>
    </w:p>
    <w:p w14:paraId="2C2AC638" w14:textId="1EC8DE2A" w:rsidR="00FC207F" w:rsidRPr="00FC207F" w:rsidRDefault="00FC207F" w:rsidP="00B04BE5">
      <w:pPr>
        <w:numPr>
          <w:ilvl w:val="1"/>
          <w:numId w:val="72"/>
        </w:numPr>
        <w:tabs>
          <w:tab w:val="clear" w:pos="1440"/>
        </w:tabs>
        <w:ind w:left="709" w:hanging="283"/>
      </w:pPr>
      <w:r w:rsidRPr="00FC207F">
        <w:rPr>
          <w:b/>
          <w:bCs/>
        </w:rPr>
        <w:t>規模擴大再生產</w:t>
      </w:r>
      <w:r w:rsidRPr="00FC207F">
        <w:t>則是指資本家將一部分剩餘價值拿來投資生產所需資本中的不變資本，擴大其總體的生產規模</w:t>
      </w:r>
      <w:r w:rsidRPr="00FC207F">
        <w:t xml:space="preserve"> </w:t>
      </w:r>
      <w:r w:rsidRPr="00FC207F">
        <w:t>。</w:t>
      </w:r>
    </w:p>
    <w:p w14:paraId="14FF3608" w14:textId="0AD3C1C2" w:rsidR="00FC207F" w:rsidRDefault="00FC207F" w:rsidP="00B04BE5">
      <w:pPr>
        <w:numPr>
          <w:ilvl w:val="1"/>
          <w:numId w:val="72"/>
        </w:numPr>
        <w:tabs>
          <w:tab w:val="clear" w:pos="1440"/>
        </w:tabs>
        <w:ind w:left="709" w:hanging="283"/>
      </w:pPr>
      <w:r w:rsidRPr="00FC207F">
        <w:rPr>
          <w:b/>
          <w:bCs/>
        </w:rPr>
        <w:t>積累的後果：</w:t>
      </w:r>
      <w:r w:rsidRPr="00FC207F">
        <w:t xml:space="preserve"> </w:t>
      </w:r>
      <w:r w:rsidRPr="00FC207F">
        <w:t>在擴大再生產中，不變資本的相對比例將持續提高、可變資本則相對下降</w:t>
      </w:r>
      <w:r w:rsidRPr="00FC207F">
        <w:t xml:space="preserve"> </w:t>
      </w:r>
      <w:r w:rsidRPr="00FC207F">
        <w:t>。這導致工人持續被排擠出工廠，成為失業人口，形成持續增長的</w:t>
      </w:r>
      <w:r w:rsidRPr="00FC207F">
        <w:rPr>
          <w:b/>
          <w:bCs/>
        </w:rPr>
        <w:t>相對過剩人口與產業後備軍</w:t>
      </w:r>
      <w:r w:rsidRPr="00FC207F">
        <w:t xml:space="preserve"> </w:t>
      </w:r>
      <w:r w:rsidRPr="00FC207F">
        <w:t>。</w:t>
      </w:r>
    </w:p>
    <w:p w14:paraId="0383637C" w14:textId="77777777" w:rsidR="00FC207F" w:rsidRPr="00FC207F" w:rsidRDefault="00FC207F" w:rsidP="00FC207F">
      <w:pPr>
        <w:ind w:left="1440"/>
      </w:pPr>
    </w:p>
    <w:p w14:paraId="34C1729A" w14:textId="2E4E72F0" w:rsidR="00FC207F" w:rsidRPr="00FC207F" w:rsidRDefault="00FC207F" w:rsidP="00FC207F">
      <w:pPr>
        <w:numPr>
          <w:ilvl w:val="0"/>
          <w:numId w:val="72"/>
        </w:numPr>
      </w:pPr>
      <w:r w:rsidRPr="00FC207F">
        <w:rPr>
          <w:b/>
          <w:bCs/>
        </w:rPr>
        <w:t>原始積累的秘密：</w:t>
      </w:r>
      <w:r w:rsidRPr="00FC207F">
        <w:t xml:space="preserve"> </w:t>
      </w:r>
      <w:r w:rsidRPr="00FC207F">
        <w:t>除了資本家的</w:t>
      </w:r>
      <w:proofErr w:type="gramStart"/>
      <w:r w:rsidRPr="00FC207F">
        <w:t>第一桶金來自</w:t>
      </w:r>
      <w:proofErr w:type="gramEnd"/>
      <w:r w:rsidRPr="00FC207F">
        <w:t>國家的債務、強取豪奪之外</w:t>
      </w:r>
      <w:r w:rsidRPr="00FC207F">
        <w:t xml:space="preserve"> </w:t>
      </w:r>
      <w:r w:rsidRPr="00FC207F">
        <w:t>，勞動力來源透過</w:t>
      </w:r>
      <w:r w:rsidRPr="00FC207F">
        <w:rPr>
          <w:b/>
          <w:bCs/>
        </w:rPr>
        <w:t>強制性的暴力</w:t>
      </w:r>
      <w:r w:rsidRPr="00FC207F">
        <w:t>，強奪土著的土地，使得當地的自營者持續</w:t>
      </w:r>
      <w:proofErr w:type="gramStart"/>
      <w:r w:rsidRPr="00FC207F">
        <w:rPr>
          <w:b/>
          <w:bCs/>
        </w:rPr>
        <w:t>無產化</w:t>
      </w:r>
      <w:proofErr w:type="gramEnd"/>
      <w:r w:rsidRPr="00FC207F">
        <w:t>，被迫成為雇用工人</w:t>
      </w:r>
      <w:r w:rsidRPr="00FC207F">
        <w:t xml:space="preserve"> </w:t>
      </w:r>
      <w:r w:rsidRPr="00FC207F">
        <w:t>。</w:t>
      </w:r>
    </w:p>
    <w:p w14:paraId="7C564CF4" w14:textId="77777777" w:rsidR="00FC207F" w:rsidRPr="00FC207F" w:rsidRDefault="00FC207F" w:rsidP="00FC207F">
      <w:pPr>
        <w:numPr>
          <w:ilvl w:val="0"/>
          <w:numId w:val="72"/>
        </w:numPr>
      </w:pPr>
      <w:r w:rsidRPr="00FC207F">
        <w:rPr>
          <w:b/>
          <w:bCs/>
        </w:rPr>
        <w:t>商品拜物教：</w:t>
      </w:r>
      <w:r w:rsidRPr="00FC207F">
        <w:t xml:space="preserve"> </w:t>
      </w:r>
      <w:r w:rsidRPr="00FC207F">
        <w:t>指的是商品具有生命力，還會宰制原來創造商品的人</w:t>
      </w:r>
      <w:r w:rsidRPr="00FC207F">
        <w:t xml:space="preserve"> </w:t>
      </w:r>
      <w:r w:rsidRPr="00FC207F">
        <w:t>。原本是人與人的關係，如今形成了「物與物」的關係，反過來把「人與</w:t>
      </w:r>
      <w:r w:rsidRPr="00FC207F">
        <w:lastRenderedPageBreak/>
        <w:t>人」的關係（勞動力的運用）給掩蓋，致使人們忽略了商品底層下的價值</w:t>
      </w:r>
      <w:r w:rsidRPr="00FC207F">
        <w:t xml:space="preserve"> </w:t>
      </w:r>
      <w:r w:rsidRPr="00FC207F">
        <w:t>。其核心有兩個：「轉變」、「掩蓋」</w:t>
      </w:r>
      <w:r w:rsidRPr="00FC207F">
        <w:t xml:space="preserve"> </w:t>
      </w:r>
      <w:r w:rsidRPr="00FC207F">
        <w:t>。</w:t>
      </w:r>
    </w:p>
    <w:p w14:paraId="3FB3CCEE" w14:textId="77777777" w:rsidR="002C4EEB" w:rsidRPr="00F61B1D" w:rsidRDefault="002C4EEB" w:rsidP="002C4EEB"/>
    <w:p w14:paraId="79EC9F61" w14:textId="77777777" w:rsidR="002C4EEB" w:rsidRDefault="002C4EEB" w:rsidP="002C4EEB"/>
    <w:p w14:paraId="5B201CB2" w14:textId="7CC2FF34" w:rsidR="002C4EEB" w:rsidRDefault="002C4EEB" w:rsidP="002C4EEB">
      <w:pPr>
        <w:pStyle w:val="a3"/>
        <w:numPr>
          <w:ilvl w:val="0"/>
          <w:numId w:val="7"/>
        </w:numPr>
        <w:ind w:leftChars="0"/>
        <w:rPr>
          <w:rFonts w:asciiTheme="minorEastAsia" w:hAnsiTheme="minorEastAsia"/>
        </w:rPr>
      </w:pPr>
      <w:r w:rsidRPr="00B83450">
        <w:rPr>
          <w:rFonts w:asciiTheme="minorEastAsia" w:hAnsiTheme="minorEastAsia" w:hint="eastAsia"/>
        </w:rPr>
        <w:t>考古與練習：</w:t>
      </w:r>
      <w:r>
        <w:rPr>
          <w:rFonts w:asciiTheme="minorEastAsia" w:hAnsiTheme="minorEastAsia"/>
        </w:rPr>
        <w:t xml:space="preserve"> </w:t>
      </w:r>
    </w:p>
    <w:p w14:paraId="31C77B5E" w14:textId="77777777" w:rsidR="002C4EEB" w:rsidRDefault="002C4EEB" w:rsidP="002C4EEB"/>
    <w:p w14:paraId="741B8BC3" w14:textId="77777777" w:rsidR="002C4EEB" w:rsidRDefault="002C4EEB" w:rsidP="002C4EEB">
      <w:r w:rsidRPr="002C4EEB">
        <w:rPr>
          <w:rFonts w:hint="eastAsia"/>
        </w:rPr>
        <w:t>隨著人類經濟發展的演變，出現了不同的勞動型態，試解釋何謂非典型就業、零工經濟？又</w:t>
      </w:r>
      <w:r w:rsidRPr="002C4EEB">
        <w:rPr>
          <w:rFonts w:hint="eastAsia"/>
        </w:rPr>
        <w:t>AI</w:t>
      </w:r>
      <w:r w:rsidRPr="002C4EEB">
        <w:rPr>
          <w:rFonts w:hint="eastAsia"/>
        </w:rPr>
        <w:t>技術的出現對於未來勞動型態會帶來何種衝擊？</w:t>
      </w:r>
    </w:p>
    <w:p w14:paraId="020247C0" w14:textId="71F8E2A3" w:rsidR="002C4EEB" w:rsidRDefault="002C4EEB" w:rsidP="002C4EEB">
      <w:r w:rsidRPr="002C4EEB">
        <w:rPr>
          <w:rFonts w:hint="eastAsia"/>
        </w:rPr>
        <w:t>（</w:t>
      </w:r>
      <w:r>
        <w:rPr>
          <w:rFonts w:hint="eastAsia"/>
        </w:rPr>
        <w:t>113</w:t>
      </w:r>
      <w:r>
        <w:rPr>
          <w:rFonts w:hint="eastAsia"/>
        </w:rPr>
        <w:t>年高考三級）</w:t>
      </w:r>
    </w:p>
    <w:p w14:paraId="7F7382AC" w14:textId="1771FCFD" w:rsidR="00E90FB8" w:rsidRDefault="00E90FB8" w:rsidP="002C4EEB">
      <w:pPr>
        <w:widowControl/>
        <w:rPr>
          <w:rFonts w:ascii="Times New Roman" w:hAnsi="Times New Roman" w:cs="Times New Roman"/>
        </w:rPr>
      </w:pPr>
    </w:p>
    <w:p w14:paraId="5D25F6CF" w14:textId="77777777" w:rsidR="002C4EEB" w:rsidRDefault="002C4EEB" w:rsidP="002C4EEB">
      <w:pPr>
        <w:widowControl/>
        <w:rPr>
          <w:rFonts w:ascii="Times New Roman" w:hAnsi="Times New Roman" w:cs="Times New Roman"/>
        </w:rPr>
      </w:pPr>
    </w:p>
    <w:p w14:paraId="5B2EBEBF" w14:textId="77777777" w:rsidR="002C4EEB" w:rsidRDefault="002C4EEB" w:rsidP="002C4EEB">
      <w:pPr>
        <w:widowControl/>
        <w:rPr>
          <w:rFonts w:ascii="Times New Roman" w:hAnsi="Times New Roman" w:cs="Times New Roman"/>
        </w:rPr>
      </w:pPr>
      <w:r w:rsidRPr="002C4EEB">
        <w:rPr>
          <w:rFonts w:ascii="Times New Roman" w:hAnsi="Times New Roman" w:cs="Times New Roman" w:hint="eastAsia"/>
        </w:rPr>
        <w:t>近來，美國電影影視及汽車工會面對</w:t>
      </w:r>
      <w:r w:rsidRPr="002C4EEB">
        <w:rPr>
          <w:rFonts w:ascii="Times New Roman" w:hAnsi="Times New Roman" w:cs="Times New Roman" w:hint="eastAsia"/>
        </w:rPr>
        <w:t>AI</w:t>
      </w:r>
      <w:r w:rsidRPr="002C4EEB">
        <w:rPr>
          <w:rFonts w:ascii="Times New Roman" w:hAnsi="Times New Roman" w:cs="Times New Roman" w:hint="eastAsia"/>
        </w:rPr>
        <w:t>科技及新興技術所帶來的影響，積極組織罷工以對抗科技創新對他們工作所造成的潛在衝擊。試從古典馬克思觀點，來分析這個由</w:t>
      </w:r>
      <w:r w:rsidRPr="002C4EEB">
        <w:rPr>
          <w:rFonts w:ascii="Times New Roman" w:hAnsi="Times New Roman" w:cs="Times New Roman" w:hint="eastAsia"/>
        </w:rPr>
        <w:t>AI</w:t>
      </w:r>
      <w:r w:rsidRPr="002C4EEB">
        <w:rPr>
          <w:rFonts w:ascii="Times New Roman" w:hAnsi="Times New Roman" w:cs="Times New Roman" w:hint="eastAsia"/>
        </w:rPr>
        <w:t>與技術革新對人類社會所帶來衝擊。</w:t>
      </w:r>
    </w:p>
    <w:p w14:paraId="1ACC4884" w14:textId="5130E0D9" w:rsidR="002C4EEB" w:rsidRDefault="002C4EEB" w:rsidP="002C4EEB">
      <w:pPr>
        <w:widowControl/>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112</w:t>
      </w:r>
      <w:r>
        <w:rPr>
          <w:rFonts w:ascii="Times New Roman" w:hAnsi="Times New Roman" w:cs="Times New Roman" w:hint="eastAsia"/>
        </w:rPr>
        <w:t>年高點考前猜題）</w:t>
      </w:r>
    </w:p>
    <w:p w14:paraId="34A08AF9" w14:textId="77777777" w:rsidR="002C4EEB" w:rsidRDefault="002C4EEB" w:rsidP="002C4EEB">
      <w:pPr>
        <w:widowControl/>
        <w:rPr>
          <w:rFonts w:ascii="Times New Roman" w:hAnsi="Times New Roman" w:cs="Times New Roman"/>
        </w:rPr>
      </w:pPr>
    </w:p>
    <w:p w14:paraId="3A98E702" w14:textId="77777777" w:rsidR="002C4EEB" w:rsidRDefault="002C4EEB" w:rsidP="002C4EEB">
      <w:pPr>
        <w:widowControl/>
        <w:rPr>
          <w:rFonts w:ascii="Times New Roman" w:hAnsi="Times New Roman" w:cs="Times New Roman"/>
        </w:rPr>
      </w:pPr>
    </w:p>
    <w:p w14:paraId="554EF599" w14:textId="77777777" w:rsidR="002C4EEB" w:rsidRDefault="002C4EEB" w:rsidP="002C4EEB">
      <w:pPr>
        <w:widowControl/>
        <w:rPr>
          <w:rFonts w:ascii="Times New Roman" w:hAnsi="Times New Roman" w:cs="Times New Roman"/>
        </w:rPr>
      </w:pPr>
      <w:r w:rsidRPr="002C4EEB">
        <w:rPr>
          <w:rFonts w:ascii="Times New Roman" w:hAnsi="Times New Roman" w:cs="Times New Roman"/>
        </w:rPr>
        <w:t>有學者將伴隨</w:t>
      </w:r>
      <w:r w:rsidRPr="002C4EEB">
        <w:rPr>
          <w:rFonts w:ascii="Times New Roman" w:hAnsi="Times New Roman" w:cs="Times New Roman"/>
        </w:rPr>
        <w:t>ChatGPT</w:t>
      </w:r>
      <w:r w:rsidRPr="002C4EEB">
        <w:rPr>
          <w:rFonts w:ascii="Times New Roman" w:hAnsi="Times New Roman" w:cs="Times New Roman"/>
        </w:rPr>
        <w:t>而來的</w:t>
      </w:r>
      <w:r w:rsidRPr="002C4EEB">
        <w:rPr>
          <w:rFonts w:ascii="Times New Roman" w:hAnsi="Times New Roman" w:cs="Times New Roman"/>
        </w:rPr>
        <w:t>AI</w:t>
      </w:r>
      <w:r w:rsidRPr="002C4EEB">
        <w:rPr>
          <w:rFonts w:ascii="Times New Roman" w:hAnsi="Times New Roman" w:cs="Times New Roman"/>
        </w:rPr>
        <w:t>技術革命，稱為「第四次工業革命」。古典馬克思理論認為，技術革命經常對個人與社會結構帶來劇烈變遷。請從社會學觀點，闡釋第四次工業革命對社會所可能帶來的影響。</w:t>
      </w:r>
      <w:r w:rsidRPr="002C4EEB">
        <w:rPr>
          <w:rFonts w:ascii="Times New Roman" w:hAnsi="Times New Roman" w:cs="Times New Roman"/>
        </w:rPr>
        <w:t> </w:t>
      </w:r>
    </w:p>
    <w:p w14:paraId="20597706" w14:textId="0A3E5863" w:rsidR="001E18E8" w:rsidRDefault="002C4EEB" w:rsidP="002C4EEB">
      <w:pPr>
        <w:widowControl/>
        <w:rPr>
          <w:rFonts w:ascii="Times New Roman" w:hAnsi="Times New Roman" w:cs="Times New Roman"/>
        </w:rPr>
      </w:pPr>
      <w:r>
        <w:rPr>
          <w:rFonts w:ascii="Times New Roman" w:hAnsi="Times New Roman" w:cs="Times New Roman" w:hint="eastAsia"/>
        </w:rPr>
        <w:t>(2023</w:t>
      </w:r>
      <w:r>
        <w:rPr>
          <w:rFonts w:ascii="Times New Roman" w:hAnsi="Times New Roman" w:cs="Times New Roman" w:hint="eastAsia"/>
        </w:rPr>
        <w:t>高點夏季班班內模擬練習題</w:t>
      </w:r>
      <w:r>
        <w:rPr>
          <w:rFonts w:ascii="Times New Roman" w:hAnsi="Times New Roman" w:cs="Times New Roman" w:hint="eastAsia"/>
        </w:rPr>
        <w:t>)</w:t>
      </w:r>
    </w:p>
    <w:p w14:paraId="0CB15609" w14:textId="11B3552A" w:rsidR="002C4EEB" w:rsidRDefault="002C4EEB" w:rsidP="002C4EEB">
      <w:pPr>
        <w:widowControl/>
        <w:rPr>
          <w:rFonts w:ascii="Times New Roman" w:hAnsi="Times New Roman" w:cs="Times New Roman"/>
        </w:rPr>
      </w:pPr>
    </w:p>
    <w:p w14:paraId="14D0A73B" w14:textId="77777777" w:rsidR="00B36316" w:rsidRDefault="00B36316" w:rsidP="002C4EEB">
      <w:pPr>
        <w:widowControl/>
        <w:rPr>
          <w:rFonts w:ascii="Times New Roman" w:hAnsi="Times New Roman" w:cs="Times New Roman"/>
        </w:rPr>
      </w:pPr>
    </w:p>
    <w:p w14:paraId="1F2D0DDF" w14:textId="442CC075" w:rsidR="00B36316" w:rsidRDefault="00B36316" w:rsidP="002C4EEB">
      <w:pPr>
        <w:widowControl/>
        <w:rPr>
          <w:rFonts w:ascii="Times New Roman" w:hAnsi="Times New Roman" w:cs="Times New Roman"/>
        </w:rPr>
      </w:pPr>
      <w:r w:rsidRPr="00B36316">
        <w:rPr>
          <w:rFonts w:ascii="Times New Roman" w:hAnsi="Times New Roman" w:cs="Times New Roman"/>
        </w:rPr>
        <w:t>人工智慧（</w:t>
      </w:r>
      <w:r w:rsidRPr="00B36316">
        <w:rPr>
          <w:rFonts w:ascii="Times New Roman" w:hAnsi="Times New Roman" w:cs="Times New Roman"/>
        </w:rPr>
        <w:t>AI</w:t>
      </w:r>
      <w:r w:rsidRPr="00B36316">
        <w:rPr>
          <w:rFonts w:ascii="Times New Roman" w:hAnsi="Times New Roman" w:cs="Times New Roman"/>
        </w:rPr>
        <w:t>）為人類帶來巨大的改變，請用馬克思的理論說明</w:t>
      </w:r>
      <w:r w:rsidRPr="00B36316">
        <w:rPr>
          <w:rFonts w:ascii="Times New Roman" w:hAnsi="Times New Roman" w:cs="Times New Roman"/>
        </w:rPr>
        <w:t xml:space="preserve"> AI </w:t>
      </w:r>
      <w:r w:rsidRPr="00B36316">
        <w:rPr>
          <w:rFonts w:ascii="Times New Roman" w:hAnsi="Times New Roman" w:cs="Times New Roman"/>
        </w:rPr>
        <w:t>生產方式帶來的生產力與生產關係的改變。（</w:t>
      </w:r>
      <w:r w:rsidRPr="00B36316">
        <w:rPr>
          <w:rFonts w:ascii="Times New Roman" w:hAnsi="Times New Roman" w:cs="Times New Roman"/>
        </w:rPr>
        <w:t xml:space="preserve">25 </w:t>
      </w:r>
      <w:r w:rsidRPr="00B36316">
        <w:rPr>
          <w:rFonts w:ascii="Times New Roman" w:hAnsi="Times New Roman" w:cs="Times New Roman"/>
        </w:rPr>
        <w:t>分）</w:t>
      </w:r>
    </w:p>
    <w:p w14:paraId="7F576EA4" w14:textId="5DF452CD" w:rsidR="00E37A46" w:rsidRDefault="00E37A46" w:rsidP="002C4EEB">
      <w:pPr>
        <w:widowControl/>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114</w:t>
      </w:r>
      <w:r>
        <w:rPr>
          <w:rFonts w:ascii="Times New Roman" w:hAnsi="Times New Roman" w:cs="Times New Roman" w:hint="eastAsia"/>
        </w:rPr>
        <w:t>年高考三級）</w:t>
      </w:r>
    </w:p>
    <w:p w14:paraId="45059A16" w14:textId="123825A5" w:rsidR="00E37A46" w:rsidRPr="002C4EEB" w:rsidRDefault="00E37A46" w:rsidP="002C4EEB">
      <w:pPr>
        <w:widowControl/>
        <w:rPr>
          <w:rFonts w:ascii="Times New Roman" w:hAnsi="Times New Roman" w:cs="Times New Roman"/>
        </w:rPr>
      </w:pPr>
    </w:p>
    <w:sectPr w:rsidR="00E37A46" w:rsidRPr="002C4EEB" w:rsidSect="005C20B2">
      <w:footerReference w:type="even" r:id="rId7"/>
      <w:footerReference w:type="default" r:id="rId8"/>
      <w:pgSz w:w="11900" w:h="16840"/>
      <w:pgMar w:top="1440" w:right="1800" w:bottom="1440" w:left="1800"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2EA87" w14:textId="77777777" w:rsidR="00E11288" w:rsidRDefault="00E11288">
      <w:r>
        <w:separator/>
      </w:r>
    </w:p>
  </w:endnote>
  <w:endnote w:type="continuationSeparator" w:id="0">
    <w:p w14:paraId="7D00377C" w14:textId="77777777" w:rsidR="00E11288" w:rsidRDefault="00E11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4E16" w14:textId="27091A16" w:rsidR="000F4457" w:rsidRDefault="000D67BF" w:rsidP="00B428DE">
    <w:pPr>
      <w:pStyle w:val="a4"/>
      <w:framePr w:wrap="none"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14:paraId="31897876" w14:textId="77777777" w:rsidR="000F4457" w:rsidRDefault="000F4457" w:rsidP="00AC3647">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6B08" w14:textId="77777777" w:rsidR="000F4457" w:rsidRDefault="000D67BF" w:rsidP="00B428DE">
    <w:pPr>
      <w:pStyle w:val="a4"/>
      <w:framePr w:wrap="none"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14:paraId="2EBFF5A4" w14:textId="77777777" w:rsidR="000F4457" w:rsidRDefault="000F4457" w:rsidP="00AC3647">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A3F3A" w14:textId="77777777" w:rsidR="00E11288" w:rsidRDefault="00E11288">
      <w:r>
        <w:separator/>
      </w:r>
    </w:p>
  </w:footnote>
  <w:footnote w:type="continuationSeparator" w:id="0">
    <w:p w14:paraId="278F3207" w14:textId="77777777" w:rsidR="00E11288" w:rsidRDefault="00E112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B31"/>
    <w:multiLevelType w:val="hybridMultilevel"/>
    <w:tmpl w:val="5B8692F2"/>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1" w15:restartNumberingAfterBreak="0">
    <w:nsid w:val="09FB1EA1"/>
    <w:multiLevelType w:val="hybridMultilevel"/>
    <w:tmpl w:val="99B88E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FF18E9"/>
    <w:multiLevelType w:val="hybridMultilevel"/>
    <w:tmpl w:val="AB08FD82"/>
    <w:lvl w:ilvl="0" w:tplc="0409000B">
      <w:start w:val="1"/>
      <w:numFmt w:val="bullet"/>
      <w:lvlText w:val=""/>
      <w:lvlJc w:val="left"/>
      <w:pPr>
        <w:ind w:left="1048" w:hanging="480"/>
      </w:pPr>
      <w:rPr>
        <w:rFonts w:ascii="Wingdings" w:hAnsi="Wingdings" w:hint="default"/>
      </w:rPr>
    </w:lvl>
    <w:lvl w:ilvl="1" w:tplc="04090003" w:tentative="1">
      <w:start w:val="1"/>
      <w:numFmt w:val="bullet"/>
      <w:lvlText w:val=""/>
      <w:lvlJc w:val="left"/>
      <w:pPr>
        <w:ind w:left="1528" w:hanging="480"/>
      </w:pPr>
      <w:rPr>
        <w:rFonts w:ascii="Wingdings" w:hAnsi="Wingdings" w:hint="default"/>
      </w:rPr>
    </w:lvl>
    <w:lvl w:ilvl="2" w:tplc="04090005" w:tentative="1">
      <w:start w:val="1"/>
      <w:numFmt w:val="bullet"/>
      <w:lvlText w:val=""/>
      <w:lvlJc w:val="left"/>
      <w:pPr>
        <w:ind w:left="2008" w:hanging="480"/>
      </w:pPr>
      <w:rPr>
        <w:rFonts w:ascii="Wingdings" w:hAnsi="Wingdings" w:hint="default"/>
      </w:rPr>
    </w:lvl>
    <w:lvl w:ilvl="3" w:tplc="04090001" w:tentative="1">
      <w:start w:val="1"/>
      <w:numFmt w:val="bullet"/>
      <w:lvlText w:val=""/>
      <w:lvlJc w:val="left"/>
      <w:pPr>
        <w:ind w:left="2488" w:hanging="480"/>
      </w:pPr>
      <w:rPr>
        <w:rFonts w:ascii="Wingdings" w:hAnsi="Wingdings" w:hint="default"/>
      </w:rPr>
    </w:lvl>
    <w:lvl w:ilvl="4" w:tplc="04090003" w:tentative="1">
      <w:start w:val="1"/>
      <w:numFmt w:val="bullet"/>
      <w:lvlText w:val=""/>
      <w:lvlJc w:val="left"/>
      <w:pPr>
        <w:ind w:left="2968" w:hanging="480"/>
      </w:pPr>
      <w:rPr>
        <w:rFonts w:ascii="Wingdings" w:hAnsi="Wingdings" w:hint="default"/>
      </w:rPr>
    </w:lvl>
    <w:lvl w:ilvl="5" w:tplc="04090005" w:tentative="1">
      <w:start w:val="1"/>
      <w:numFmt w:val="bullet"/>
      <w:lvlText w:val=""/>
      <w:lvlJc w:val="left"/>
      <w:pPr>
        <w:ind w:left="3448" w:hanging="480"/>
      </w:pPr>
      <w:rPr>
        <w:rFonts w:ascii="Wingdings" w:hAnsi="Wingdings" w:hint="default"/>
      </w:rPr>
    </w:lvl>
    <w:lvl w:ilvl="6" w:tplc="04090001" w:tentative="1">
      <w:start w:val="1"/>
      <w:numFmt w:val="bullet"/>
      <w:lvlText w:val=""/>
      <w:lvlJc w:val="left"/>
      <w:pPr>
        <w:ind w:left="3928" w:hanging="480"/>
      </w:pPr>
      <w:rPr>
        <w:rFonts w:ascii="Wingdings" w:hAnsi="Wingdings" w:hint="default"/>
      </w:rPr>
    </w:lvl>
    <w:lvl w:ilvl="7" w:tplc="04090003" w:tentative="1">
      <w:start w:val="1"/>
      <w:numFmt w:val="bullet"/>
      <w:lvlText w:val=""/>
      <w:lvlJc w:val="left"/>
      <w:pPr>
        <w:ind w:left="4408" w:hanging="480"/>
      </w:pPr>
      <w:rPr>
        <w:rFonts w:ascii="Wingdings" w:hAnsi="Wingdings" w:hint="default"/>
      </w:rPr>
    </w:lvl>
    <w:lvl w:ilvl="8" w:tplc="04090005" w:tentative="1">
      <w:start w:val="1"/>
      <w:numFmt w:val="bullet"/>
      <w:lvlText w:val=""/>
      <w:lvlJc w:val="left"/>
      <w:pPr>
        <w:ind w:left="4888" w:hanging="480"/>
      </w:pPr>
      <w:rPr>
        <w:rFonts w:ascii="Wingdings" w:hAnsi="Wingdings" w:hint="default"/>
      </w:rPr>
    </w:lvl>
  </w:abstractNum>
  <w:abstractNum w:abstractNumId="3" w15:restartNumberingAfterBreak="0">
    <w:nsid w:val="0D9009D2"/>
    <w:multiLevelType w:val="hybridMultilevel"/>
    <w:tmpl w:val="CF1850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DEF3C5C"/>
    <w:multiLevelType w:val="hybridMultilevel"/>
    <w:tmpl w:val="509CD23E"/>
    <w:lvl w:ilvl="0" w:tplc="78A834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5" w15:restartNumberingAfterBreak="0">
    <w:nsid w:val="0F4C063C"/>
    <w:multiLevelType w:val="hybridMultilevel"/>
    <w:tmpl w:val="D436D4D6"/>
    <w:lvl w:ilvl="0" w:tplc="0409000B">
      <w:start w:val="1"/>
      <w:numFmt w:val="bullet"/>
      <w:lvlText w:val=""/>
      <w:lvlJc w:val="left"/>
      <w:pPr>
        <w:ind w:left="1190" w:hanging="480"/>
      </w:pPr>
      <w:rPr>
        <w:rFonts w:ascii="Wingdings" w:hAnsi="Wingdings" w:hint="default"/>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6" w15:restartNumberingAfterBreak="0">
    <w:nsid w:val="10CE632E"/>
    <w:multiLevelType w:val="multilevel"/>
    <w:tmpl w:val="5E20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254D9"/>
    <w:multiLevelType w:val="hybridMultilevel"/>
    <w:tmpl w:val="ABEE73DA"/>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8" w15:restartNumberingAfterBreak="0">
    <w:nsid w:val="145E1A5F"/>
    <w:multiLevelType w:val="hybridMultilevel"/>
    <w:tmpl w:val="C4BE2A1A"/>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9" w15:restartNumberingAfterBreak="0">
    <w:nsid w:val="14A40DF2"/>
    <w:multiLevelType w:val="hybridMultilevel"/>
    <w:tmpl w:val="105ABB10"/>
    <w:lvl w:ilvl="0" w:tplc="F2928A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4BE6362"/>
    <w:multiLevelType w:val="hybridMultilevel"/>
    <w:tmpl w:val="41604C3C"/>
    <w:lvl w:ilvl="0" w:tplc="04090005">
      <w:start w:val="1"/>
      <w:numFmt w:val="bullet"/>
      <w:lvlText w:val=""/>
      <w:lvlJc w:val="left"/>
      <w:pPr>
        <w:ind w:left="522" w:hanging="480"/>
      </w:pPr>
      <w:rPr>
        <w:rFonts w:ascii="Wingdings" w:hAnsi="Wingdings" w:hint="default"/>
      </w:rPr>
    </w:lvl>
    <w:lvl w:ilvl="1" w:tplc="FFFFFFFF" w:tentative="1">
      <w:start w:val="1"/>
      <w:numFmt w:val="bullet"/>
      <w:lvlText w:val=""/>
      <w:lvlJc w:val="left"/>
      <w:pPr>
        <w:ind w:left="1002" w:hanging="480"/>
      </w:pPr>
      <w:rPr>
        <w:rFonts w:ascii="Wingdings" w:hAnsi="Wingdings" w:hint="default"/>
      </w:rPr>
    </w:lvl>
    <w:lvl w:ilvl="2" w:tplc="FFFFFFFF" w:tentative="1">
      <w:start w:val="1"/>
      <w:numFmt w:val="bullet"/>
      <w:lvlText w:val=""/>
      <w:lvlJc w:val="left"/>
      <w:pPr>
        <w:ind w:left="1482" w:hanging="480"/>
      </w:pPr>
      <w:rPr>
        <w:rFonts w:ascii="Wingdings" w:hAnsi="Wingdings" w:hint="default"/>
      </w:rPr>
    </w:lvl>
    <w:lvl w:ilvl="3" w:tplc="FFFFFFFF" w:tentative="1">
      <w:start w:val="1"/>
      <w:numFmt w:val="bullet"/>
      <w:lvlText w:val=""/>
      <w:lvlJc w:val="left"/>
      <w:pPr>
        <w:ind w:left="1962" w:hanging="480"/>
      </w:pPr>
      <w:rPr>
        <w:rFonts w:ascii="Wingdings" w:hAnsi="Wingdings" w:hint="default"/>
      </w:rPr>
    </w:lvl>
    <w:lvl w:ilvl="4" w:tplc="FFFFFFFF" w:tentative="1">
      <w:start w:val="1"/>
      <w:numFmt w:val="bullet"/>
      <w:lvlText w:val=""/>
      <w:lvlJc w:val="left"/>
      <w:pPr>
        <w:ind w:left="2442" w:hanging="480"/>
      </w:pPr>
      <w:rPr>
        <w:rFonts w:ascii="Wingdings" w:hAnsi="Wingdings" w:hint="default"/>
      </w:rPr>
    </w:lvl>
    <w:lvl w:ilvl="5" w:tplc="FFFFFFFF" w:tentative="1">
      <w:start w:val="1"/>
      <w:numFmt w:val="bullet"/>
      <w:lvlText w:val=""/>
      <w:lvlJc w:val="left"/>
      <w:pPr>
        <w:ind w:left="2922" w:hanging="480"/>
      </w:pPr>
      <w:rPr>
        <w:rFonts w:ascii="Wingdings" w:hAnsi="Wingdings" w:hint="default"/>
      </w:rPr>
    </w:lvl>
    <w:lvl w:ilvl="6" w:tplc="FFFFFFFF" w:tentative="1">
      <w:start w:val="1"/>
      <w:numFmt w:val="bullet"/>
      <w:lvlText w:val=""/>
      <w:lvlJc w:val="left"/>
      <w:pPr>
        <w:ind w:left="3402" w:hanging="480"/>
      </w:pPr>
      <w:rPr>
        <w:rFonts w:ascii="Wingdings" w:hAnsi="Wingdings" w:hint="default"/>
      </w:rPr>
    </w:lvl>
    <w:lvl w:ilvl="7" w:tplc="FFFFFFFF" w:tentative="1">
      <w:start w:val="1"/>
      <w:numFmt w:val="bullet"/>
      <w:lvlText w:val=""/>
      <w:lvlJc w:val="left"/>
      <w:pPr>
        <w:ind w:left="3882" w:hanging="480"/>
      </w:pPr>
      <w:rPr>
        <w:rFonts w:ascii="Wingdings" w:hAnsi="Wingdings" w:hint="default"/>
      </w:rPr>
    </w:lvl>
    <w:lvl w:ilvl="8" w:tplc="FFFFFFFF" w:tentative="1">
      <w:start w:val="1"/>
      <w:numFmt w:val="bullet"/>
      <w:lvlText w:val=""/>
      <w:lvlJc w:val="left"/>
      <w:pPr>
        <w:ind w:left="4362" w:hanging="480"/>
      </w:pPr>
      <w:rPr>
        <w:rFonts w:ascii="Wingdings" w:hAnsi="Wingdings" w:hint="default"/>
      </w:rPr>
    </w:lvl>
  </w:abstractNum>
  <w:abstractNum w:abstractNumId="11" w15:restartNumberingAfterBreak="0">
    <w:nsid w:val="15726C92"/>
    <w:multiLevelType w:val="hybridMultilevel"/>
    <w:tmpl w:val="C6342A6A"/>
    <w:lvl w:ilvl="0" w:tplc="C4F8E13E">
      <w:start w:val="1"/>
      <w:numFmt w:val="decimal"/>
      <w:lvlText w:val="%1."/>
      <w:lvlJc w:val="left"/>
      <w:pPr>
        <w:ind w:left="1408" w:hanging="360"/>
      </w:pPr>
      <w:rPr>
        <w:rFonts w:hint="eastAsia"/>
      </w:rPr>
    </w:lvl>
    <w:lvl w:ilvl="1" w:tplc="04090019" w:tentative="1">
      <w:start w:val="1"/>
      <w:numFmt w:val="ideographTraditional"/>
      <w:lvlText w:val="%2、"/>
      <w:lvlJc w:val="left"/>
      <w:pPr>
        <w:ind w:left="2008" w:hanging="480"/>
      </w:pPr>
      <w:rPr>
        <w:rFonts w:ascii="新細明體" w:eastAsia="新細明體" w:hAnsi="新細明體" w:hint="eastAsia"/>
      </w:r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rPr>
        <w:rFonts w:ascii="新細明體" w:eastAsia="新細明體" w:hAnsi="新細明體" w:hint="eastAsia"/>
      </w:r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rPr>
        <w:rFonts w:ascii="新細明體" w:eastAsia="新細明體" w:hAnsi="新細明體" w:hint="eastAsia"/>
      </w:rPr>
    </w:lvl>
    <w:lvl w:ilvl="8" w:tplc="0409001B" w:tentative="1">
      <w:start w:val="1"/>
      <w:numFmt w:val="lowerRoman"/>
      <w:lvlText w:val="%9."/>
      <w:lvlJc w:val="right"/>
      <w:pPr>
        <w:ind w:left="5368" w:hanging="480"/>
      </w:pPr>
    </w:lvl>
  </w:abstractNum>
  <w:abstractNum w:abstractNumId="12" w15:restartNumberingAfterBreak="0">
    <w:nsid w:val="15C73399"/>
    <w:multiLevelType w:val="hybridMultilevel"/>
    <w:tmpl w:val="6CD47E20"/>
    <w:lvl w:ilvl="0" w:tplc="0409000B">
      <w:start w:val="1"/>
      <w:numFmt w:val="bullet"/>
      <w:lvlText w:val=""/>
      <w:lvlJc w:val="left"/>
      <w:pPr>
        <w:ind w:left="764" w:hanging="480"/>
      </w:pPr>
      <w:rPr>
        <w:rFonts w:ascii="Wingdings" w:hAnsi="Wingdings" w:hint="default"/>
      </w:rPr>
    </w:lvl>
    <w:lvl w:ilvl="1" w:tplc="04090003">
      <w:start w:val="1"/>
      <w:numFmt w:val="bullet"/>
      <w:lvlText w:val=""/>
      <w:lvlJc w:val="left"/>
      <w:pPr>
        <w:ind w:left="1244" w:hanging="480"/>
      </w:pPr>
      <w:rPr>
        <w:rFonts w:ascii="Wingdings" w:hAnsi="Wingdings" w:hint="default"/>
      </w:rPr>
    </w:lvl>
    <w:lvl w:ilvl="2" w:tplc="04090005">
      <w:start w:val="1"/>
      <w:numFmt w:val="bullet"/>
      <w:lvlText w:val=""/>
      <w:lvlJc w:val="left"/>
      <w:pPr>
        <w:ind w:left="1724" w:hanging="480"/>
      </w:pPr>
      <w:rPr>
        <w:rFonts w:ascii="Wingdings" w:hAnsi="Wingdings" w:hint="default"/>
      </w:rPr>
    </w:lvl>
    <w:lvl w:ilvl="3" w:tplc="04090001">
      <w:start w:val="1"/>
      <w:numFmt w:val="bullet"/>
      <w:lvlText w:val=""/>
      <w:lvlJc w:val="left"/>
      <w:pPr>
        <w:ind w:left="2204" w:hanging="480"/>
      </w:pPr>
      <w:rPr>
        <w:rFonts w:ascii="Wingdings" w:hAnsi="Wingdings" w:hint="default"/>
      </w:rPr>
    </w:lvl>
    <w:lvl w:ilvl="4" w:tplc="04090003">
      <w:start w:val="1"/>
      <w:numFmt w:val="bullet"/>
      <w:lvlText w:val=""/>
      <w:lvlJc w:val="left"/>
      <w:pPr>
        <w:ind w:left="2684" w:hanging="480"/>
      </w:pPr>
      <w:rPr>
        <w:rFonts w:ascii="Wingdings" w:hAnsi="Wingdings" w:hint="default"/>
      </w:rPr>
    </w:lvl>
    <w:lvl w:ilvl="5" w:tplc="04090005">
      <w:start w:val="1"/>
      <w:numFmt w:val="bullet"/>
      <w:lvlText w:val=""/>
      <w:lvlJc w:val="left"/>
      <w:pPr>
        <w:ind w:left="3164" w:hanging="480"/>
      </w:pPr>
      <w:rPr>
        <w:rFonts w:ascii="Wingdings" w:hAnsi="Wingdings" w:hint="default"/>
      </w:rPr>
    </w:lvl>
    <w:lvl w:ilvl="6" w:tplc="04090001">
      <w:start w:val="1"/>
      <w:numFmt w:val="bullet"/>
      <w:lvlText w:val=""/>
      <w:lvlJc w:val="left"/>
      <w:pPr>
        <w:ind w:left="3644" w:hanging="480"/>
      </w:pPr>
      <w:rPr>
        <w:rFonts w:ascii="Wingdings" w:hAnsi="Wingdings" w:hint="default"/>
      </w:rPr>
    </w:lvl>
    <w:lvl w:ilvl="7" w:tplc="04090003">
      <w:start w:val="1"/>
      <w:numFmt w:val="bullet"/>
      <w:lvlText w:val=""/>
      <w:lvlJc w:val="left"/>
      <w:pPr>
        <w:ind w:left="4124" w:hanging="480"/>
      </w:pPr>
      <w:rPr>
        <w:rFonts w:ascii="Wingdings" w:hAnsi="Wingdings" w:hint="default"/>
      </w:rPr>
    </w:lvl>
    <w:lvl w:ilvl="8" w:tplc="04090005">
      <w:start w:val="1"/>
      <w:numFmt w:val="bullet"/>
      <w:lvlText w:val=""/>
      <w:lvlJc w:val="left"/>
      <w:pPr>
        <w:ind w:left="4604" w:hanging="480"/>
      </w:pPr>
      <w:rPr>
        <w:rFonts w:ascii="Wingdings" w:hAnsi="Wingdings" w:hint="default"/>
      </w:rPr>
    </w:lvl>
  </w:abstractNum>
  <w:abstractNum w:abstractNumId="13" w15:restartNumberingAfterBreak="0">
    <w:nsid w:val="19700F50"/>
    <w:multiLevelType w:val="hybridMultilevel"/>
    <w:tmpl w:val="2FF6390C"/>
    <w:lvl w:ilvl="0" w:tplc="D068DA66">
      <w:start w:val="1"/>
      <w:numFmt w:val="decimal"/>
      <w:lvlText w:val="%1."/>
      <w:lvlJc w:val="left"/>
      <w:pPr>
        <w:ind w:left="1778" w:hanging="360"/>
      </w:pPr>
    </w:lvl>
    <w:lvl w:ilvl="1" w:tplc="04090019">
      <w:start w:val="1"/>
      <w:numFmt w:val="ideographTraditional"/>
      <w:lvlText w:val="%2、"/>
      <w:lvlJc w:val="left"/>
      <w:pPr>
        <w:ind w:left="2378" w:hanging="480"/>
      </w:pPr>
      <w:rPr>
        <w:rFonts w:ascii="新細明體" w:eastAsia="新細明體" w:hAnsi="新細明體" w:hint="eastAsia"/>
      </w:rPr>
    </w:lvl>
    <w:lvl w:ilvl="2" w:tplc="0409001B">
      <w:start w:val="1"/>
      <w:numFmt w:val="lowerRoman"/>
      <w:lvlText w:val="%3."/>
      <w:lvlJc w:val="right"/>
      <w:pPr>
        <w:ind w:left="2858" w:hanging="480"/>
      </w:pPr>
    </w:lvl>
    <w:lvl w:ilvl="3" w:tplc="0409000F">
      <w:start w:val="1"/>
      <w:numFmt w:val="decimal"/>
      <w:lvlText w:val="%4."/>
      <w:lvlJc w:val="left"/>
      <w:pPr>
        <w:ind w:left="3338" w:hanging="480"/>
      </w:pPr>
    </w:lvl>
    <w:lvl w:ilvl="4" w:tplc="04090019">
      <w:start w:val="1"/>
      <w:numFmt w:val="ideographTraditional"/>
      <w:lvlText w:val="%5、"/>
      <w:lvlJc w:val="left"/>
      <w:pPr>
        <w:ind w:left="3818" w:hanging="480"/>
      </w:pPr>
      <w:rPr>
        <w:rFonts w:ascii="新細明體" w:eastAsia="新細明體" w:hAnsi="新細明體" w:hint="eastAsia"/>
      </w:rPr>
    </w:lvl>
    <w:lvl w:ilvl="5" w:tplc="0409001B">
      <w:start w:val="1"/>
      <w:numFmt w:val="lowerRoman"/>
      <w:lvlText w:val="%6."/>
      <w:lvlJc w:val="right"/>
      <w:pPr>
        <w:ind w:left="4298" w:hanging="480"/>
      </w:pPr>
    </w:lvl>
    <w:lvl w:ilvl="6" w:tplc="0409000F">
      <w:start w:val="1"/>
      <w:numFmt w:val="decimal"/>
      <w:lvlText w:val="%7."/>
      <w:lvlJc w:val="left"/>
      <w:pPr>
        <w:ind w:left="4778" w:hanging="480"/>
      </w:pPr>
    </w:lvl>
    <w:lvl w:ilvl="7" w:tplc="04090019">
      <w:start w:val="1"/>
      <w:numFmt w:val="ideographTraditional"/>
      <w:lvlText w:val="%8、"/>
      <w:lvlJc w:val="left"/>
      <w:pPr>
        <w:ind w:left="5258" w:hanging="480"/>
      </w:pPr>
      <w:rPr>
        <w:rFonts w:ascii="新細明體" w:eastAsia="新細明體" w:hAnsi="新細明體" w:hint="eastAsia"/>
      </w:rPr>
    </w:lvl>
    <w:lvl w:ilvl="8" w:tplc="0409001B">
      <w:start w:val="1"/>
      <w:numFmt w:val="lowerRoman"/>
      <w:lvlText w:val="%9."/>
      <w:lvlJc w:val="right"/>
      <w:pPr>
        <w:ind w:left="5738" w:hanging="480"/>
      </w:pPr>
    </w:lvl>
  </w:abstractNum>
  <w:abstractNum w:abstractNumId="14" w15:restartNumberingAfterBreak="0">
    <w:nsid w:val="1A0D09BB"/>
    <w:multiLevelType w:val="hybridMultilevel"/>
    <w:tmpl w:val="0366AD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1A5D0F85"/>
    <w:multiLevelType w:val="multilevel"/>
    <w:tmpl w:val="0CD0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CE5C0D"/>
    <w:multiLevelType w:val="hybridMultilevel"/>
    <w:tmpl w:val="60C280C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223453F8"/>
    <w:multiLevelType w:val="hybridMultilevel"/>
    <w:tmpl w:val="4FBAEEE0"/>
    <w:lvl w:ilvl="0" w:tplc="0409000B">
      <w:start w:val="1"/>
      <w:numFmt w:val="bullet"/>
      <w:lvlText w:val=""/>
      <w:lvlJc w:val="left"/>
      <w:pPr>
        <w:ind w:left="1102" w:hanging="480"/>
      </w:pPr>
      <w:rPr>
        <w:rFonts w:ascii="Wingdings" w:hAnsi="Wingdings" w:hint="default"/>
      </w:rPr>
    </w:lvl>
    <w:lvl w:ilvl="1" w:tplc="04090003" w:tentative="1">
      <w:start w:val="1"/>
      <w:numFmt w:val="bullet"/>
      <w:lvlText w:val=""/>
      <w:lvlJc w:val="left"/>
      <w:pPr>
        <w:ind w:left="1582" w:hanging="480"/>
      </w:pPr>
      <w:rPr>
        <w:rFonts w:ascii="Wingdings" w:hAnsi="Wingdings" w:hint="default"/>
      </w:rPr>
    </w:lvl>
    <w:lvl w:ilvl="2" w:tplc="04090005" w:tentative="1">
      <w:start w:val="1"/>
      <w:numFmt w:val="bullet"/>
      <w:lvlText w:val=""/>
      <w:lvlJc w:val="left"/>
      <w:pPr>
        <w:ind w:left="2062" w:hanging="480"/>
      </w:pPr>
      <w:rPr>
        <w:rFonts w:ascii="Wingdings" w:hAnsi="Wingdings" w:hint="default"/>
      </w:rPr>
    </w:lvl>
    <w:lvl w:ilvl="3" w:tplc="04090001" w:tentative="1">
      <w:start w:val="1"/>
      <w:numFmt w:val="bullet"/>
      <w:lvlText w:val=""/>
      <w:lvlJc w:val="left"/>
      <w:pPr>
        <w:ind w:left="2542" w:hanging="480"/>
      </w:pPr>
      <w:rPr>
        <w:rFonts w:ascii="Wingdings" w:hAnsi="Wingdings" w:hint="default"/>
      </w:rPr>
    </w:lvl>
    <w:lvl w:ilvl="4" w:tplc="04090003" w:tentative="1">
      <w:start w:val="1"/>
      <w:numFmt w:val="bullet"/>
      <w:lvlText w:val=""/>
      <w:lvlJc w:val="left"/>
      <w:pPr>
        <w:ind w:left="3022" w:hanging="480"/>
      </w:pPr>
      <w:rPr>
        <w:rFonts w:ascii="Wingdings" w:hAnsi="Wingdings" w:hint="default"/>
      </w:rPr>
    </w:lvl>
    <w:lvl w:ilvl="5" w:tplc="04090005" w:tentative="1">
      <w:start w:val="1"/>
      <w:numFmt w:val="bullet"/>
      <w:lvlText w:val=""/>
      <w:lvlJc w:val="left"/>
      <w:pPr>
        <w:ind w:left="3502" w:hanging="480"/>
      </w:pPr>
      <w:rPr>
        <w:rFonts w:ascii="Wingdings" w:hAnsi="Wingdings" w:hint="default"/>
      </w:rPr>
    </w:lvl>
    <w:lvl w:ilvl="6" w:tplc="04090001" w:tentative="1">
      <w:start w:val="1"/>
      <w:numFmt w:val="bullet"/>
      <w:lvlText w:val=""/>
      <w:lvlJc w:val="left"/>
      <w:pPr>
        <w:ind w:left="3982" w:hanging="480"/>
      </w:pPr>
      <w:rPr>
        <w:rFonts w:ascii="Wingdings" w:hAnsi="Wingdings" w:hint="default"/>
      </w:rPr>
    </w:lvl>
    <w:lvl w:ilvl="7" w:tplc="04090003" w:tentative="1">
      <w:start w:val="1"/>
      <w:numFmt w:val="bullet"/>
      <w:lvlText w:val=""/>
      <w:lvlJc w:val="left"/>
      <w:pPr>
        <w:ind w:left="4462" w:hanging="480"/>
      </w:pPr>
      <w:rPr>
        <w:rFonts w:ascii="Wingdings" w:hAnsi="Wingdings" w:hint="default"/>
      </w:rPr>
    </w:lvl>
    <w:lvl w:ilvl="8" w:tplc="04090005" w:tentative="1">
      <w:start w:val="1"/>
      <w:numFmt w:val="bullet"/>
      <w:lvlText w:val=""/>
      <w:lvlJc w:val="left"/>
      <w:pPr>
        <w:ind w:left="4942" w:hanging="480"/>
      </w:pPr>
      <w:rPr>
        <w:rFonts w:ascii="Wingdings" w:hAnsi="Wingdings" w:hint="default"/>
      </w:rPr>
    </w:lvl>
  </w:abstractNum>
  <w:abstractNum w:abstractNumId="18" w15:restartNumberingAfterBreak="0">
    <w:nsid w:val="23D271FF"/>
    <w:multiLevelType w:val="hybridMultilevel"/>
    <w:tmpl w:val="4B00D4C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240A4620"/>
    <w:multiLevelType w:val="hybridMultilevel"/>
    <w:tmpl w:val="456ED9F4"/>
    <w:lvl w:ilvl="0" w:tplc="8C0AC73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45509E1"/>
    <w:multiLevelType w:val="hybridMultilevel"/>
    <w:tmpl w:val="1182FF86"/>
    <w:lvl w:ilvl="0" w:tplc="AE7A1C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59D3C9F"/>
    <w:multiLevelType w:val="hybridMultilevel"/>
    <w:tmpl w:val="70781018"/>
    <w:lvl w:ilvl="0" w:tplc="3326C0F0">
      <w:start w:val="1"/>
      <w:numFmt w:val="taiwaneseCountingThousand"/>
      <w:lvlText w:val="%1、"/>
      <w:lvlJc w:val="left"/>
      <w:pPr>
        <w:ind w:left="360" w:hanging="360"/>
      </w:pPr>
      <w:rPr>
        <w:rFonts w:asciiTheme="minorHAnsi" w:eastAsiaTheme="minorEastAsia" w:hAnsiTheme="minorHAnsi" w:cstheme="minorBidi"/>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2" w15:restartNumberingAfterBreak="0">
    <w:nsid w:val="2A5008D0"/>
    <w:multiLevelType w:val="hybridMultilevel"/>
    <w:tmpl w:val="7EB0CC1E"/>
    <w:lvl w:ilvl="0" w:tplc="0409000B">
      <w:start w:val="1"/>
      <w:numFmt w:val="bullet"/>
      <w:lvlText w:val=""/>
      <w:lvlJc w:val="left"/>
      <w:pPr>
        <w:ind w:left="1102" w:hanging="480"/>
      </w:pPr>
      <w:rPr>
        <w:rFonts w:ascii="Wingdings" w:hAnsi="Wingdings" w:hint="default"/>
      </w:rPr>
    </w:lvl>
    <w:lvl w:ilvl="1" w:tplc="04090003" w:tentative="1">
      <w:start w:val="1"/>
      <w:numFmt w:val="bullet"/>
      <w:lvlText w:val=""/>
      <w:lvlJc w:val="left"/>
      <w:pPr>
        <w:ind w:left="1582" w:hanging="480"/>
      </w:pPr>
      <w:rPr>
        <w:rFonts w:ascii="Wingdings" w:hAnsi="Wingdings" w:hint="default"/>
      </w:rPr>
    </w:lvl>
    <w:lvl w:ilvl="2" w:tplc="04090005" w:tentative="1">
      <w:start w:val="1"/>
      <w:numFmt w:val="bullet"/>
      <w:lvlText w:val=""/>
      <w:lvlJc w:val="left"/>
      <w:pPr>
        <w:ind w:left="2062" w:hanging="480"/>
      </w:pPr>
      <w:rPr>
        <w:rFonts w:ascii="Wingdings" w:hAnsi="Wingdings" w:hint="default"/>
      </w:rPr>
    </w:lvl>
    <w:lvl w:ilvl="3" w:tplc="04090001" w:tentative="1">
      <w:start w:val="1"/>
      <w:numFmt w:val="bullet"/>
      <w:lvlText w:val=""/>
      <w:lvlJc w:val="left"/>
      <w:pPr>
        <w:ind w:left="2542" w:hanging="480"/>
      </w:pPr>
      <w:rPr>
        <w:rFonts w:ascii="Wingdings" w:hAnsi="Wingdings" w:hint="default"/>
      </w:rPr>
    </w:lvl>
    <w:lvl w:ilvl="4" w:tplc="04090003" w:tentative="1">
      <w:start w:val="1"/>
      <w:numFmt w:val="bullet"/>
      <w:lvlText w:val=""/>
      <w:lvlJc w:val="left"/>
      <w:pPr>
        <w:ind w:left="3022" w:hanging="480"/>
      </w:pPr>
      <w:rPr>
        <w:rFonts w:ascii="Wingdings" w:hAnsi="Wingdings" w:hint="default"/>
      </w:rPr>
    </w:lvl>
    <w:lvl w:ilvl="5" w:tplc="04090005" w:tentative="1">
      <w:start w:val="1"/>
      <w:numFmt w:val="bullet"/>
      <w:lvlText w:val=""/>
      <w:lvlJc w:val="left"/>
      <w:pPr>
        <w:ind w:left="3502" w:hanging="480"/>
      </w:pPr>
      <w:rPr>
        <w:rFonts w:ascii="Wingdings" w:hAnsi="Wingdings" w:hint="default"/>
      </w:rPr>
    </w:lvl>
    <w:lvl w:ilvl="6" w:tplc="04090001" w:tentative="1">
      <w:start w:val="1"/>
      <w:numFmt w:val="bullet"/>
      <w:lvlText w:val=""/>
      <w:lvlJc w:val="left"/>
      <w:pPr>
        <w:ind w:left="3982" w:hanging="480"/>
      </w:pPr>
      <w:rPr>
        <w:rFonts w:ascii="Wingdings" w:hAnsi="Wingdings" w:hint="default"/>
      </w:rPr>
    </w:lvl>
    <w:lvl w:ilvl="7" w:tplc="04090003" w:tentative="1">
      <w:start w:val="1"/>
      <w:numFmt w:val="bullet"/>
      <w:lvlText w:val=""/>
      <w:lvlJc w:val="left"/>
      <w:pPr>
        <w:ind w:left="4462" w:hanging="480"/>
      </w:pPr>
      <w:rPr>
        <w:rFonts w:ascii="Wingdings" w:hAnsi="Wingdings" w:hint="default"/>
      </w:rPr>
    </w:lvl>
    <w:lvl w:ilvl="8" w:tplc="04090005" w:tentative="1">
      <w:start w:val="1"/>
      <w:numFmt w:val="bullet"/>
      <w:lvlText w:val=""/>
      <w:lvlJc w:val="left"/>
      <w:pPr>
        <w:ind w:left="4942" w:hanging="480"/>
      </w:pPr>
      <w:rPr>
        <w:rFonts w:ascii="Wingdings" w:hAnsi="Wingdings" w:hint="default"/>
      </w:rPr>
    </w:lvl>
  </w:abstractNum>
  <w:abstractNum w:abstractNumId="23" w15:restartNumberingAfterBreak="0">
    <w:nsid w:val="2CDD4F70"/>
    <w:multiLevelType w:val="hybridMultilevel"/>
    <w:tmpl w:val="68168A0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2CEF001E"/>
    <w:multiLevelType w:val="multilevel"/>
    <w:tmpl w:val="421C76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940096"/>
    <w:multiLevelType w:val="hybridMultilevel"/>
    <w:tmpl w:val="67581AFA"/>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346D6BDD"/>
    <w:multiLevelType w:val="multilevel"/>
    <w:tmpl w:val="B802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FD5BC9"/>
    <w:multiLevelType w:val="hybridMultilevel"/>
    <w:tmpl w:val="FDECEB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362A1B49"/>
    <w:multiLevelType w:val="multilevel"/>
    <w:tmpl w:val="E5AC7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082003"/>
    <w:multiLevelType w:val="hybridMultilevel"/>
    <w:tmpl w:val="7CBA8F5A"/>
    <w:lvl w:ilvl="0" w:tplc="0409000B">
      <w:start w:val="1"/>
      <w:numFmt w:val="bullet"/>
      <w:lvlText w:val=""/>
      <w:lvlJc w:val="left"/>
      <w:pPr>
        <w:ind w:left="1048" w:hanging="480"/>
      </w:pPr>
      <w:rPr>
        <w:rFonts w:ascii="Wingdings" w:hAnsi="Wingdings" w:hint="default"/>
      </w:rPr>
    </w:lvl>
    <w:lvl w:ilvl="1" w:tplc="04090003" w:tentative="1">
      <w:start w:val="1"/>
      <w:numFmt w:val="bullet"/>
      <w:lvlText w:val=""/>
      <w:lvlJc w:val="left"/>
      <w:pPr>
        <w:ind w:left="1528" w:hanging="480"/>
      </w:pPr>
      <w:rPr>
        <w:rFonts w:ascii="Wingdings" w:hAnsi="Wingdings" w:hint="default"/>
      </w:rPr>
    </w:lvl>
    <w:lvl w:ilvl="2" w:tplc="04090005" w:tentative="1">
      <w:start w:val="1"/>
      <w:numFmt w:val="bullet"/>
      <w:lvlText w:val=""/>
      <w:lvlJc w:val="left"/>
      <w:pPr>
        <w:ind w:left="2008" w:hanging="480"/>
      </w:pPr>
      <w:rPr>
        <w:rFonts w:ascii="Wingdings" w:hAnsi="Wingdings" w:hint="default"/>
      </w:rPr>
    </w:lvl>
    <w:lvl w:ilvl="3" w:tplc="04090001" w:tentative="1">
      <w:start w:val="1"/>
      <w:numFmt w:val="bullet"/>
      <w:lvlText w:val=""/>
      <w:lvlJc w:val="left"/>
      <w:pPr>
        <w:ind w:left="2488" w:hanging="480"/>
      </w:pPr>
      <w:rPr>
        <w:rFonts w:ascii="Wingdings" w:hAnsi="Wingdings" w:hint="default"/>
      </w:rPr>
    </w:lvl>
    <w:lvl w:ilvl="4" w:tplc="04090003" w:tentative="1">
      <w:start w:val="1"/>
      <w:numFmt w:val="bullet"/>
      <w:lvlText w:val=""/>
      <w:lvlJc w:val="left"/>
      <w:pPr>
        <w:ind w:left="2968" w:hanging="480"/>
      </w:pPr>
      <w:rPr>
        <w:rFonts w:ascii="Wingdings" w:hAnsi="Wingdings" w:hint="default"/>
      </w:rPr>
    </w:lvl>
    <w:lvl w:ilvl="5" w:tplc="04090005" w:tentative="1">
      <w:start w:val="1"/>
      <w:numFmt w:val="bullet"/>
      <w:lvlText w:val=""/>
      <w:lvlJc w:val="left"/>
      <w:pPr>
        <w:ind w:left="3448" w:hanging="480"/>
      </w:pPr>
      <w:rPr>
        <w:rFonts w:ascii="Wingdings" w:hAnsi="Wingdings" w:hint="default"/>
      </w:rPr>
    </w:lvl>
    <w:lvl w:ilvl="6" w:tplc="04090001" w:tentative="1">
      <w:start w:val="1"/>
      <w:numFmt w:val="bullet"/>
      <w:lvlText w:val=""/>
      <w:lvlJc w:val="left"/>
      <w:pPr>
        <w:ind w:left="3928" w:hanging="480"/>
      </w:pPr>
      <w:rPr>
        <w:rFonts w:ascii="Wingdings" w:hAnsi="Wingdings" w:hint="default"/>
      </w:rPr>
    </w:lvl>
    <w:lvl w:ilvl="7" w:tplc="04090003" w:tentative="1">
      <w:start w:val="1"/>
      <w:numFmt w:val="bullet"/>
      <w:lvlText w:val=""/>
      <w:lvlJc w:val="left"/>
      <w:pPr>
        <w:ind w:left="4408" w:hanging="480"/>
      </w:pPr>
      <w:rPr>
        <w:rFonts w:ascii="Wingdings" w:hAnsi="Wingdings" w:hint="default"/>
      </w:rPr>
    </w:lvl>
    <w:lvl w:ilvl="8" w:tplc="04090005" w:tentative="1">
      <w:start w:val="1"/>
      <w:numFmt w:val="bullet"/>
      <w:lvlText w:val=""/>
      <w:lvlJc w:val="left"/>
      <w:pPr>
        <w:ind w:left="4888" w:hanging="480"/>
      </w:pPr>
      <w:rPr>
        <w:rFonts w:ascii="Wingdings" w:hAnsi="Wingdings" w:hint="default"/>
      </w:rPr>
    </w:lvl>
  </w:abstractNum>
  <w:abstractNum w:abstractNumId="30" w15:restartNumberingAfterBreak="0">
    <w:nsid w:val="3B07287B"/>
    <w:multiLevelType w:val="hybridMultilevel"/>
    <w:tmpl w:val="4164079A"/>
    <w:lvl w:ilvl="0" w:tplc="0409000B">
      <w:start w:val="1"/>
      <w:numFmt w:val="bullet"/>
      <w:lvlText w:val=""/>
      <w:lvlJc w:val="left"/>
      <w:pPr>
        <w:ind w:left="336" w:hanging="480"/>
      </w:pPr>
      <w:rPr>
        <w:rFonts w:ascii="Wingdings" w:hAnsi="Wingdings" w:hint="default"/>
      </w:rPr>
    </w:lvl>
    <w:lvl w:ilvl="1" w:tplc="04090003" w:tentative="1">
      <w:start w:val="1"/>
      <w:numFmt w:val="bullet"/>
      <w:lvlText w:val=""/>
      <w:lvlJc w:val="left"/>
      <w:pPr>
        <w:ind w:left="816" w:hanging="480"/>
      </w:pPr>
      <w:rPr>
        <w:rFonts w:ascii="Wingdings" w:hAnsi="Wingdings" w:hint="default"/>
      </w:rPr>
    </w:lvl>
    <w:lvl w:ilvl="2" w:tplc="04090005" w:tentative="1">
      <w:start w:val="1"/>
      <w:numFmt w:val="bullet"/>
      <w:lvlText w:val=""/>
      <w:lvlJc w:val="left"/>
      <w:pPr>
        <w:ind w:left="1296" w:hanging="480"/>
      </w:pPr>
      <w:rPr>
        <w:rFonts w:ascii="Wingdings" w:hAnsi="Wingdings" w:hint="default"/>
      </w:rPr>
    </w:lvl>
    <w:lvl w:ilvl="3" w:tplc="04090001" w:tentative="1">
      <w:start w:val="1"/>
      <w:numFmt w:val="bullet"/>
      <w:lvlText w:val=""/>
      <w:lvlJc w:val="left"/>
      <w:pPr>
        <w:ind w:left="1776" w:hanging="480"/>
      </w:pPr>
      <w:rPr>
        <w:rFonts w:ascii="Wingdings" w:hAnsi="Wingdings" w:hint="default"/>
      </w:rPr>
    </w:lvl>
    <w:lvl w:ilvl="4" w:tplc="04090003" w:tentative="1">
      <w:start w:val="1"/>
      <w:numFmt w:val="bullet"/>
      <w:lvlText w:val=""/>
      <w:lvlJc w:val="left"/>
      <w:pPr>
        <w:ind w:left="2256" w:hanging="480"/>
      </w:pPr>
      <w:rPr>
        <w:rFonts w:ascii="Wingdings" w:hAnsi="Wingdings" w:hint="default"/>
      </w:rPr>
    </w:lvl>
    <w:lvl w:ilvl="5" w:tplc="04090005" w:tentative="1">
      <w:start w:val="1"/>
      <w:numFmt w:val="bullet"/>
      <w:lvlText w:val=""/>
      <w:lvlJc w:val="left"/>
      <w:pPr>
        <w:ind w:left="2736" w:hanging="480"/>
      </w:pPr>
      <w:rPr>
        <w:rFonts w:ascii="Wingdings" w:hAnsi="Wingdings" w:hint="default"/>
      </w:rPr>
    </w:lvl>
    <w:lvl w:ilvl="6" w:tplc="04090001" w:tentative="1">
      <w:start w:val="1"/>
      <w:numFmt w:val="bullet"/>
      <w:lvlText w:val=""/>
      <w:lvlJc w:val="left"/>
      <w:pPr>
        <w:ind w:left="3216" w:hanging="480"/>
      </w:pPr>
      <w:rPr>
        <w:rFonts w:ascii="Wingdings" w:hAnsi="Wingdings" w:hint="default"/>
      </w:rPr>
    </w:lvl>
    <w:lvl w:ilvl="7" w:tplc="04090003" w:tentative="1">
      <w:start w:val="1"/>
      <w:numFmt w:val="bullet"/>
      <w:lvlText w:val=""/>
      <w:lvlJc w:val="left"/>
      <w:pPr>
        <w:ind w:left="3696" w:hanging="480"/>
      </w:pPr>
      <w:rPr>
        <w:rFonts w:ascii="Wingdings" w:hAnsi="Wingdings" w:hint="default"/>
      </w:rPr>
    </w:lvl>
    <w:lvl w:ilvl="8" w:tplc="04090005" w:tentative="1">
      <w:start w:val="1"/>
      <w:numFmt w:val="bullet"/>
      <w:lvlText w:val=""/>
      <w:lvlJc w:val="left"/>
      <w:pPr>
        <w:ind w:left="4176" w:hanging="480"/>
      </w:pPr>
      <w:rPr>
        <w:rFonts w:ascii="Wingdings" w:hAnsi="Wingdings" w:hint="default"/>
      </w:rPr>
    </w:lvl>
  </w:abstractNum>
  <w:abstractNum w:abstractNumId="31" w15:restartNumberingAfterBreak="0">
    <w:nsid w:val="3CB10C20"/>
    <w:multiLevelType w:val="hybridMultilevel"/>
    <w:tmpl w:val="E8083B1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3CD1666B"/>
    <w:multiLevelType w:val="hybridMultilevel"/>
    <w:tmpl w:val="BC327CAE"/>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33" w15:restartNumberingAfterBreak="0">
    <w:nsid w:val="3DB510E5"/>
    <w:multiLevelType w:val="hybridMultilevel"/>
    <w:tmpl w:val="427AAC1C"/>
    <w:lvl w:ilvl="0" w:tplc="04090001">
      <w:start w:val="1"/>
      <w:numFmt w:val="bullet"/>
      <w:lvlText w:val=""/>
      <w:lvlJc w:val="left"/>
      <w:pPr>
        <w:ind w:left="622"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3E160836"/>
    <w:multiLevelType w:val="hybridMultilevel"/>
    <w:tmpl w:val="AE047FEE"/>
    <w:lvl w:ilvl="0" w:tplc="B442E09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5" w15:restartNumberingAfterBreak="0">
    <w:nsid w:val="3F166689"/>
    <w:multiLevelType w:val="hybridMultilevel"/>
    <w:tmpl w:val="C1EC0066"/>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3F711B69"/>
    <w:multiLevelType w:val="multilevel"/>
    <w:tmpl w:val="756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962B9"/>
    <w:multiLevelType w:val="hybridMultilevel"/>
    <w:tmpl w:val="5C14C77E"/>
    <w:lvl w:ilvl="0" w:tplc="0409000B">
      <w:start w:val="1"/>
      <w:numFmt w:val="bullet"/>
      <w:lvlText w:val=""/>
      <w:lvlJc w:val="left"/>
      <w:pPr>
        <w:ind w:left="1102" w:hanging="480"/>
      </w:pPr>
      <w:rPr>
        <w:rFonts w:ascii="Wingdings" w:hAnsi="Wingdings" w:hint="default"/>
      </w:rPr>
    </w:lvl>
    <w:lvl w:ilvl="1" w:tplc="04090003" w:tentative="1">
      <w:start w:val="1"/>
      <w:numFmt w:val="bullet"/>
      <w:lvlText w:val=""/>
      <w:lvlJc w:val="left"/>
      <w:pPr>
        <w:ind w:left="1582" w:hanging="480"/>
      </w:pPr>
      <w:rPr>
        <w:rFonts w:ascii="Wingdings" w:hAnsi="Wingdings" w:hint="default"/>
      </w:rPr>
    </w:lvl>
    <w:lvl w:ilvl="2" w:tplc="04090005" w:tentative="1">
      <w:start w:val="1"/>
      <w:numFmt w:val="bullet"/>
      <w:lvlText w:val=""/>
      <w:lvlJc w:val="left"/>
      <w:pPr>
        <w:ind w:left="2062" w:hanging="480"/>
      </w:pPr>
      <w:rPr>
        <w:rFonts w:ascii="Wingdings" w:hAnsi="Wingdings" w:hint="default"/>
      </w:rPr>
    </w:lvl>
    <w:lvl w:ilvl="3" w:tplc="04090001" w:tentative="1">
      <w:start w:val="1"/>
      <w:numFmt w:val="bullet"/>
      <w:lvlText w:val=""/>
      <w:lvlJc w:val="left"/>
      <w:pPr>
        <w:ind w:left="2542" w:hanging="480"/>
      </w:pPr>
      <w:rPr>
        <w:rFonts w:ascii="Wingdings" w:hAnsi="Wingdings" w:hint="default"/>
      </w:rPr>
    </w:lvl>
    <w:lvl w:ilvl="4" w:tplc="04090003" w:tentative="1">
      <w:start w:val="1"/>
      <w:numFmt w:val="bullet"/>
      <w:lvlText w:val=""/>
      <w:lvlJc w:val="left"/>
      <w:pPr>
        <w:ind w:left="3022" w:hanging="480"/>
      </w:pPr>
      <w:rPr>
        <w:rFonts w:ascii="Wingdings" w:hAnsi="Wingdings" w:hint="default"/>
      </w:rPr>
    </w:lvl>
    <w:lvl w:ilvl="5" w:tplc="04090005" w:tentative="1">
      <w:start w:val="1"/>
      <w:numFmt w:val="bullet"/>
      <w:lvlText w:val=""/>
      <w:lvlJc w:val="left"/>
      <w:pPr>
        <w:ind w:left="3502" w:hanging="480"/>
      </w:pPr>
      <w:rPr>
        <w:rFonts w:ascii="Wingdings" w:hAnsi="Wingdings" w:hint="default"/>
      </w:rPr>
    </w:lvl>
    <w:lvl w:ilvl="6" w:tplc="04090001" w:tentative="1">
      <w:start w:val="1"/>
      <w:numFmt w:val="bullet"/>
      <w:lvlText w:val=""/>
      <w:lvlJc w:val="left"/>
      <w:pPr>
        <w:ind w:left="3982" w:hanging="480"/>
      </w:pPr>
      <w:rPr>
        <w:rFonts w:ascii="Wingdings" w:hAnsi="Wingdings" w:hint="default"/>
      </w:rPr>
    </w:lvl>
    <w:lvl w:ilvl="7" w:tplc="04090003" w:tentative="1">
      <w:start w:val="1"/>
      <w:numFmt w:val="bullet"/>
      <w:lvlText w:val=""/>
      <w:lvlJc w:val="left"/>
      <w:pPr>
        <w:ind w:left="4462" w:hanging="480"/>
      </w:pPr>
      <w:rPr>
        <w:rFonts w:ascii="Wingdings" w:hAnsi="Wingdings" w:hint="default"/>
      </w:rPr>
    </w:lvl>
    <w:lvl w:ilvl="8" w:tplc="04090005" w:tentative="1">
      <w:start w:val="1"/>
      <w:numFmt w:val="bullet"/>
      <w:lvlText w:val=""/>
      <w:lvlJc w:val="left"/>
      <w:pPr>
        <w:ind w:left="4942" w:hanging="480"/>
      </w:pPr>
      <w:rPr>
        <w:rFonts w:ascii="Wingdings" w:hAnsi="Wingdings" w:hint="default"/>
      </w:rPr>
    </w:lvl>
  </w:abstractNum>
  <w:abstractNum w:abstractNumId="38" w15:restartNumberingAfterBreak="0">
    <w:nsid w:val="43111BDE"/>
    <w:multiLevelType w:val="hybridMultilevel"/>
    <w:tmpl w:val="DC100BEC"/>
    <w:lvl w:ilvl="0" w:tplc="BA6EB3A0">
      <w:start w:val="1"/>
      <w:numFmt w:val="decimal"/>
      <w:lvlText w:val="%1."/>
      <w:lvlJc w:val="left"/>
      <w:pPr>
        <w:ind w:left="360" w:hanging="360"/>
      </w:pPr>
      <w:rPr>
        <w:rFonts w:ascii="SimSun" w:eastAsia="SimSun" w:hAnsi="SimSun" w:cs="SimSun"/>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9" w15:restartNumberingAfterBreak="0">
    <w:nsid w:val="4471765A"/>
    <w:multiLevelType w:val="hybridMultilevel"/>
    <w:tmpl w:val="75C470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44885C60"/>
    <w:multiLevelType w:val="multilevel"/>
    <w:tmpl w:val="36A25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F8015B"/>
    <w:multiLevelType w:val="multilevel"/>
    <w:tmpl w:val="752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CF434A"/>
    <w:multiLevelType w:val="hybridMultilevel"/>
    <w:tmpl w:val="791E079C"/>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43" w15:restartNumberingAfterBreak="0">
    <w:nsid w:val="48BC1CBA"/>
    <w:multiLevelType w:val="hybridMultilevel"/>
    <w:tmpl w:val="1AEAEB0A"/>
    <w:lvl w:ilvl="0" w:tplc="97DAF2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48CF67B6"/>
    <w:multiLevelType w:val="hybridMultilevel"/>
    <w:tmpl w:val="991C6B5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5" w15:restartNumberingAfterBreak="0">
    <w:nsid w:val="4A113676"/>
    <w:multiLevelType w:val="hybridMultilevel"/>
    <w:tmpl w:val="1E2C068C"/>
    <w:lvl w:ilvl="0" w:tplc="0409000B">
      <w:start w:val="1"/>
      <w:numFmt w:val="bullet"/>
      <w:lvlText w:val=""/>
      <w:lvlJc w:val="left"/>
      <w:pPr>
        <w:ind w:left="764" w:hanging="480"/>
      </w:pPr>
      <w:rPr>
        <w:rFonts w:ascii="Wingdings" w:hAnsi="Wingdings" w:hint="default"/>
      </w:rPr>
    </w:lvl>
    <w:lvl w:ilvl="1" w:tplc="04090003">
      <w:start w:val="1"/>
      <w:numFmt w:val="bullet"/>
      <w:lvlText w:val=""/>
      <w:lvlJc w:val="left"/>
      <w:pPr>
        <w:ind w:left="1244" w:hanging="480"/>
      </w:pPr>
      <w:rPr>
        <w:rFonts w:ascii="Wingdings" w:hAnsi="Wingdings" w:hint="default"/>
      </w:rPr>
    </w:lvl>
    <w:lvl w:ilvl="2" w:tplc="04090005">
      <w:start w:val="1"/>
      <w:numFmt w:val="bullet"/>
      <w:lvlText w:val=""/>
      <w:lvlJc w:val="left"/>
      <w:pPr>
        <w:ind w:left="1724" w:hanging="480"/>
      </w:pPr>
      <w:rPr>
        <w:rFonts w:ascii="Wingdings" w:hAnsi="Wingdings" w:hint="default"/>
      </w:rPr>
    </w:lvl>
    <w:lvl w:ilvl="3" w:tplc="04090001">
      <w:start w:val="1"/>
      <w:numFmt w:val="bullet"/>
      <w:lvlText w:val=""/>
      <w:lvlJc w:val="left"/>
      <w:pPr>
        <w:ind w:left="2204" w:hanging="480"/>
      </w:pPr>
      <w:rPr>
        <w:rFonts w:ascii="Wingdings" w:hAnsi="Wingdings" w:hint="default"/>
      </w:rPr>
    </w:lvl>
    <w:lvl w:ilvl="4" w:tplc="04090003">
      <w:start w:val="1"/>
      <w:numFmt w:val="bullet"/>
      <w:lvlText w:val=""/>
      <w:lvlJc w:val="left"/>
      <w:pPr>
        <w:ind w:left="2684" w:hanging="480"/>
      </w:pPr>
      <w:rPr>
        <w:rFonts w:ascii="Wingdings" w:hAnsi="Wingdings" w:hint="default"/>
      </w:rPr>
    </w:lvl>
    <w:lvl w:ilvl="5" w:tplc="04090005">
      <w:start w:val="1"/>
      <w:numFmt w:val="bullet"/>
      <w:lvlText w:val=""/>
      <w:lvlJc w:val="left"/>
      <w:pPr>
        <w:ind w:left="3164" w:hanging="480"/>
      </w:pPr>
      <w:rPr>
        <w:rFonts w:ascii="Wingdings" w:hAnsi="Wingdings" w:hint="default"/>
      </w:rPr>
    </w:lvl>
    <w:lvl w:ilvl="6" w:tplc="04090001">
      <w:start w:val="1"/>
      <w:numFmt w:val="bullet"/>
      <w:lvlText w:val=""/>
      <w:lvlJc w:val="left"/>
      <w:pPr>
        <w:ind w:left="3644" w:hanging="480"/>
      </w:pPr>
      <w:rPr>
        <w:rFonts w:ascii="Wingdings" w:hAnsi="Wingdings" w:hint="default"/>
      </w:rPr>
    </w:lvl>
    <w:lvl w:ilvl="7" w:tplc="04090003">
      <w:start w:val="1"/>
      <w:numFmt w:val="bullet"/>
      <w:lvlText w:val=""/>
      <w:lvlJc w:val="left"/>
      <w:pPr>
        <w:ind w:left="4124" w:hanging="480"/>
      </w:pPr>
      <w:rPr>
        <w:rFonts w:ascii="Wingdings" w:hAnsi="Wingdings" w:hint="default"/>
      </w:rPr>
    </w:lvl>
    <w:lvl w:ilvl="8" w:tplc="04090005">
      <w:start w:val="1"/>
      <w:numFmt w:val="bullet"/>
      <w:lvlText w:val=""/>
      <w:lvlJc w:val="left"/>
      <w:pPr>
        <w:ind w:left="4604" w:hanging="480"/>
      </w:pPr>
      <w:rPr>
        <w:rFonts w:ascii="Wingdings" w:hAnsi="Wingdings" w:hint="default"/>
      </w:rPr>
    </w:lvl>
  </w:abstractNum>
  <w:abstractNum w:abstractNumId="46" w15:restartNumberingAfterBreak="0">
    <w:nsid w:val="4D90445A"/>
    <w:multiLevelType w:val="hybridMultilevel"/>
    <w:tmpl w:val="C5945EE8"/>
    <w:lvl w:ilvl="0" w:tplc="0409000B">
      <w:start w:val="1"/>
      <w:numFmt w:val="bullet"/>
      <w:lvlText w:val=""/>
      <w:lvlJc w:val="left"/>
      <w:pPr>
        <w:ind w:left="1102" w:hanging="480"/>
      </w:pPr>
      <w:rPr>
        <w:rFonts w:ascii="Wingdings" w:hAnsi="Wingdings" w:hint="default"/>
      </w:rPr>
    </w:lvl>
    <w:lvl w:ilvl="1" w:tplc="04090003" w:tentative="1">
      <w:start w:val="1"/>
      <w:numFmt w:val="bullet"/>
      <w:lvlText w:val=""/>
      <w:lvlJc w:val="left"/>
      <w:pPr>
        <w:ind w:left="1582" w:hanging="480"/>
      </w:pPr>
      <w:rPr>
        <w:rFonts w:ascii="Wingdings" w:hAnsi="Wingdings" w:hint="default"/>
      </w:rPr>
    </w:lvl>
    <w:lvl w:ilvl="2" w:tplc="04090005" w:tentative="1">
      <w:start w:val="1"/>
      <w:numFmt w:val="bullet"/>
      <w:lvlText w:val=""/>
      <w:lvlJc w:val="left"/>
      <w:pPr>
        <w:ind w:left="2062" w:hanging="480"/>
      </w:pPr>
      <w:rPr>
        <w:rFonts w:ascii="Wingdings" w:hAnsi="Wingdings" w:hint="default"/>
      </w:rPr>
    </w:lvl>
    <w:lvl w:ilvl="3" w:tplc="04090001" w:tentative="1">
      <w:start w:val="1"/>
      <w:numFmt w:val="bullet"/>
      <w:lvlText w:val=""/>
      <w:lvlJc w:val="left"/>
      <w:pPr>
        <w:ind w:left="2542" w:hanging="480"/>
      </w:pPr>
      <w:rPr>
        <w:rFonts w:ascii="Wingdings" w:hAnsi="Wingdings" w:hint="default"/>
      </w:rPr>
    </w:lvl>
    <w:lvl w:ilvl="4" w:tplc="04090003" w:tentative="1">
      <w:start w:val="1"/>
      <w:numFmt w:val="bullet"/>
      <w:lvlText w:val=""/>
      <w:lvlJc w:val="left"/>
      <w:pPr>
        <w:ind w:left="3022" w:hanging="480"/>
      </w:pPr>
      <w:rPr>
        <w:rFonts w:ascii="Wingdings" w:hAnsi="Wingdings" w:hint="default"/>
      </w:rPr>
    </w:lvl>
    <w:lvl w:ilvl="5" w:tplc="04090005" w:tentative="1">
      <w:start w:val="1"/>
      <w:numFmt w:val="bullet"/>
      <w:lvlText w:val=""/>
      <w:lvlJc w:val="left"/>
      <w:pPr>
        <w:ind w:left="3502" w:hanging="480"/>
      </w:pPr>
      <w:rPr>
        <w:rFonts w:ascii="Wingdings" w:hAnsi="Wingdings" w:hint="default"/>
      </w:rPr>
    </w:lvl>
    <w:lvl w:ilvl="6" w:tplc="04090001" w:tentative="1">
      <w:start w:val="1"/>
      <w:numFmt w:val="bullet"/>
      <w:lvlText w:val=""/>
      <w:lvlJc w:val="left"/>
      <w:pPr>
        <w:ind w:left="3982" w:hanging="480"/>
      </w:pPr>
      <w:rPr>
        <w:rFonts w:ascii="Wingdings" w:hAnsi="Wingdings" w:hint="default"/>
      </w:rPr>
    </w:lvl>
    <w:lvl w:ilvl="7" w:tplc="04090003" w:tentative="1">
      <w:start w:val="1"/>
      <w:numFmt w:val="bullet"/>
      <w:lvlText w:val=""/>
      <w:lvlJc w:val="left"/>
      <w:pPr>
        <w:ind w:left="4462" w:hanging="480"/>
      </w:pPr>
      <w:rPr>
        <w:rFonts w:ascii="Wingdings" w:hAnsi="Wingdings" w:hint="default"/>
      </w:rPr>
    </w:lvl>
    <w:lvl w:ilvl="8" w:tplc="04090005" w:tentative="1">
      <w:start w:val="1"/>
      <w:numFmt w:val="bullet"/>
      <w:lvlText w:val=""/>
      <w:lvlJc w:val="left"/>
      <w:pPr>
        <w:ind w:left="4942" w:hanging="480"/>
      </w:pPr>
      <w:rPr>
        <w:rFonts w:ascii="Wingdings" w:hAnsi="Wingdings" w:hint="default"/>
      </w:rPr>
    </w:lvl>
  </w:abstractNum>
  <w:abstractNum w:abstractNumId="47" w15:restartNumberingAfterBreak="0">
    <w:nsid w:val="4F5B1D3F"/>
    <w:multiLevelType w:val="hybridMultilevel"/>
    <w:tmpl w:val="221009AE"/>
    <w:lvl w:ilvl="0" w:tplc="9D344A84">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48" w15:restartNumberingAfterBreak="0">
    <w:nsid w:val="528B6180"/>
    <w:multiLevelType w:val="hybridMultilevel"/>
    <w:tmpl w:val="8B4AFF4E"/>
    <w:lvl w:ilvl="0" w:tplc="0409000B">
      <w:start w:val="1"/>
      <w:numFmt w:val="bullet"/>
      <w:lvlText w:val=""/>
      <w:lvlJc w:val="left"/>
      <w:pPr>
        <w:ind w:left="1048" w:hanging="480"/>
      </w:pPr>
      <w:rPr>
        <w:rFonts w:ascii="Wingdings" w:hAnsi="Wingdings" w:hint="default"/>
      </w:rPr>
    </w:lvl>
    <w:lvl w:ilvl="1" w:tplc="04090003" w:tentative="1">
      <w:start w:val="1"/>
      <w:numFmt w:val="bullet"/>
      <w:lvlText w:val=""/>
      <w:lvlJc w:val="left"/>
      <w:pPr>
        <w:ind w:left="1528" w:hanging="480"/>
      </w:pPr>
      <w:rPr>
        <w:rFonts w:ascii="Wingdings" w:hAnsi="Wingdings" w:hint="default"/>
      </w:rPr>
    </w:lvl>
    <w:lvl w:ilvl="2" w:tplc="04090005" w:tentative="1">
      <w:start w:val="1"/>
      <w:numFmt w:val="bullet"/>
      <w:lvlText w:val=""/>
      <w:lvlJc w:val="left"/>
      <w:pPr>
        <w:ind w:left="2008" w:hanging="480"/>
      </w:pPr>
      <w:rPr>
        <w:rFonts w:ascii="Wingdings" w:hAnsi="Wingdings" w:hint="default"/>
      </w:rPr>
    </w:lvl>
    <w:lvl w:ilvl="3" w:tplc="04090001" w:tentative="1">
      <w:start w:val="1"/>
      <w:numFmt w:val="bullet"/>
      <w:lvlText w:val=""/>
      <w:lvlJc w:val="left"/>
      <w:pPr>
        <w:ind w:left="2488" w:hanging="480"/>
      </w:pPr>
      <w:rPr>
        <w:rFonts w:ascii="Wingdings" w:hAnsi="Wingdings" w:hint="default"/>
      </w:rPr>
    </w:lvl>
    <w:lvl w:ilvl="4" w:tplc="04090003" w:tentative="1">
      <w:start w:val="1"/>
      <w:numFmt w:val="bullet"/>
      <w:lvlText w:val=""/>
      <w:lvlJc w:val="left"/>
      <w:pPr>
        <w:ind w:left="2968" w:hanging="480"/>
      </w:pPr>
      <w:rPr>
        <w:rFonts w:ascii="Wingdings" w:hAnsi="Wingdings" w:hint="default"/>
      </w:rPr>
    </w:lvl>
    <w:lvl w:ilvl="5" w:tplc="04090005" w:tentative="1">
      <w:start w:val="1"/>
      <w:numFmt w:val="bullet"/>
      <w:lvlText w:val=""/>
      <w:lvlJc w:val="left"/>
      <w:pPr>
        <w:ind w:left="3448" w:hanging="480"/>
      </w:pPr>
      <w:rPr>
        <w:rFonts w:ascii="Wingdings" w:hAnsi="Wingdings" w:hint="default"/>
      </w:rPr>
    </w:lvl>
    <w:lvl w:ilvl="6" w:tplc="04090001" w:tentative="1">
      <w:start w:val="1"/>
      <w:numFmt w:val="bullet"/>
      <w:lvlText w:val=""/>
      <w:lvlJc w:val="left"/>
      <w:pPr>
        <w:ind w:left="3928" w:hanging="480"/>
      </w:pPr>
      <w:rPr>
        <w:rFonts w:ascii="Wingdings" w:hAnsi="Wingdings" w:hint="default"/>
      </w:rPr>
    </w:lvl>
    <w:lvl w:ilvl="7" w:tplc="04090003" w:tentative="1">
      <w:start w:val="1"/>
      <w:numFmt w:val="bullet"/>
      <w:lvlText w:val=""/>
      <w:lvlJc w:val="left"/>
      <w:pPr>
        <w:ind w:left="4408" w:hanging="480"/>
      </w:pPr>
      <w:rPr>
        <w:rFonts w:ascii="Wingdings" w:hAnsi="Wingdings" w:hint="default"/>
      </w:rPr>
    </w:lvl>
    <w:lvl w:ilvl="8" w:tplc="04090005" w:tentative="1">
      <w:start w:val="1"/>
      <w:numFmt w:val="bullet"/>
      <w:lvlText w:val=""/>
      <w:lvlJc w:val="left"/>
      <w:pPr>
        <w:ind w:left="4888" w:hanging="480"/>
      </w:pPr>
      <w:rPr>
        <w:rFonts w:ascii="Wingdings" w:hAnsi="Wingdings" w:hint="default"/>
      </w:rPr>
    </w:lvl>
  </w:abstractNum>
  <w:abstractNum w:abstractNumId="49" w15:restartNumberingAfterBreak="0">
    <w:nsid w:val="550C75FF"/>
    <w:multiLevelType w:val="hybridMultilevel"/>
    <w:tmpl w:val="E0C20094"/>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start w:val="1"/>
      <w:numFmt w:val="bullet"/>
      <w:lvlText w:val=""/>
      <w:lvlJc w:val="left"/>
      <w:pPr>
        <w:ind w:left="2880" w:hanging="480"/>
      </w:pPr>
      <w:rPr>
        <w:rFonts w:ascii="Wingdings" w:hAnsi="Wingdings" w:hint="default"/>
      </w:rPr>
    </w:lvl>
    <w:lvl w:ilvl="5" w:tplc="04090005">
      <w:start w:val="1"/>
      <w:numFmt w:val="bullet"/>
      <w:lvlText w:val=""/>
      <w:lvlJc w:val="left"/>
      <w:pPr>
        <w:ind w:left="3360" w:hanging="480"/>
      </w:pPr>
      <w:rPr>
        <w:rFonts w:ascii="Wingdings" w:hAnsi="Wingdings" w:hint="default"/>
      </w:rPr>
    </w:lvl>
    <w:lvl w:ilvl="6" w:tplc="04090001">
      <w:start w:val="1"/>
      <w:numFmt w:val="bullet"/>
      <w:lvlText w:val=""/>
      <w:lvlJc w:val="left"/>
      <w:pPr>
        <w:ind w:left="3840" w:hanging="480"/>
      </w:pPr>
      <w:rPr>
        <w:rFonts w:ascii="Wingdings" w:hAnsi="Wingdings" w:hint="default"/>
      </w:rPr>
    </w:lvl>
    <w:lvl w:ilvl="7" w:tplc="04090003">
      <w:start w:val="1"/>
      <w:numFmt w:val="bullet"/>
      <w:lvlText w:val=""/>
      <w:lvlJc w:val="left"/>
      <w:pPr>
        <w:ind w:left="4320" w:hanging="480"/>
      </w:pPr>
      <w:rPr>
        <w:rFonts w:ascii="Wingdings" w:hAnsi="Wingdings" w:hint="default"/>
      </w:rPr>
    </w:lvl>
    <w:lvl w:ilvl="8" w:tplc="04090005">
      <w:start w:val="1"/>
      <w:numFmt w:val="bullet"/>
      <w:lvlText w:val=""/>
      <w:lvlJc w:val="left"/>
      <w:pPr>
        <w:ind w:left="4800" w:hanging="480"/>
      </w:pPr>
      <w:rPr>
        <w:rFonts w:ascii="Wingdings" w:hAnsi="Wingdings" w:hint="default"/>
      </w:rPr>
    </w:lvl>
  </w:abstractNum>
  <w:abstractNum w:abstractNumId="50" w15:restartNumberingAfterBreak="0">
    <w:nsid w:val="56B80AC3"/>
    <w:multiLevelType w:val="hybridMultilevel"/>
    <w:tmpl w:val="BB6C998C"/>
    <w:lvl w:ilvl="0" w:tplc="0409000B">
      <w:start w:val="1"/>
      <w:numFmt w:val="bullet"/>
      <w:lvlText w:val=""/>
      <w:lvlJc w:val="left"/>
      <w:pPr>
        <w:ind w:left="1190" w:hanging="480"/>
      </w:pPr>
      <w:rPr>
        <w:rFonts w:ascii="Wingdings" w:hAnsi="Wingdings" w:hint="default"/>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51" w15:restartNumberingAfterBreak="0">
    <w:nsid w:val="5BC30C71"/>
    <w:multiLevelType w:val="hybridMultilevel"/>
    <w:tmpl w:val="E37E1476"/>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52" w15:restartNumberingAfterBreak="0">
    <w:nsid w:val="5BD663F6"/>
    <w:multiLevelType w:val="hybridMultilevel"/>
    <w:tmpl w:val="4246013C"/>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5F5A3770"/>
    <w:multiLevelType w:val="multilevel"/>
    <w:tmpl w:val="77C06266"/>
    <w:lvl w:ilvl="0">
      <w:start w:val="1"/>
      <w:numFmt w:val="bullet"/>
      <w:lvlText w:val=""/>
      <w:lvlJc w:val="left"/>
      <w:pPr>
        <w:tabs>
          <w:tab w:val="num" w:pos="720"/>
        </w:tabs>
        <w:ind w:left="720" w:hanging="360"/>
      </w:pPr>
      <w:rPr>
        <w:rFonts w:ascii="Symbol" w:hAnsi="Symbol" w:hint="default"/>
        <w:sz w:val="20"/>
      </w:rPr>
    </w:lvl>
    <w:lvl w:ilvl="1">
      <w:start w:val="1"/>
      <w:numFmt w:val="taiwaneseCountingThousand"/>
      <w:lvlText w:val="%2、"/>
      <w:lvlJc w:val="left"/>
      <w:pPr>
        <w:ind w:left="1680" w:hanging="60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F00A81"/>
    <w:multiLevelType w:val="hybridMultilevel"/>
    <w:tmpl w:val="30B860FC"/>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5" w15:restartNumberingAfterBreak="0">
    <w:nsid w:val="65286986"/>
    <w:multiLevelType w:val="hybridMultilevel"/>
    <w:tmpl w:val="1D522764"/>
    <w:lvl w:ilvl="0" w:tplc="0409000B">
      <w:start w:val="1"/>
      <w:numFmt w:val="bullet"/>
      <w:lvlText w:val=""/>
      <w:lvlJc w:val="left"/>
      <w:pPr>
        <w:ind w:left="1244" w:hanging="480"/>
      </w:pPr>
      <w:rPr>
        <w:rFonts w:ascii="Wingdings" w:hAnsi="Wingdings" w:hint="default"/>
      </w:rPr>
    </w:lvl>
    <w:lvl w:ilvl="1" w:tplc="04090003" w:tentative="1">
      <w:start w:val="1"/>
      <w:numFmt w:val="bullet"/>
      <w:lvlText w:val=""/>
      <w:lvlJc w:val="left"/>
      <w:pPr>
        <w:ind w:left="1724" w:hanging="480"/>
      </w:pPr>
      <w:rPr>
        <w:rFonts w:ascii="Wingdings" w:hAnsi="Wingdings" w:hint="default"/>
      </w:rPr>
    </w:lvl>
    <w:lvl w:ilvl="2" w:tplc="04090005" w:tentative="1">
      <w:start w:val="1"/>
      <w:numFmt w:val="bullet"/>
      <w:lvlText w:val=""/>
      <w:lvlJc w:val="left"/>
      <w:pPr>
        <w:ind w:left="2204" w:hanging="480"/>
      </w:pPr>
      <w:rPr>
        <w:rFonts w:ascii="Wingdings" w:hAnsi="Wingdings" w:hint="default"/>
      </w:rPr>
    </w:lvl>
    <w:lvl w:ilvl="3" w:tplc="04090001" w:tentative="1">
      <w:start w:val="1"/>
      <w:numFmt w:val="bullet"/>
      <w:lvlText w:val=""/>
      <w:lvlJc w:val="left"/>
      <w:pPr>
        <w:ind w:left="2684" w:hanging="480"/>
      </w:pPr>
      <w:rPr>
        <w:rFonts w:ascii="Wingdings" w:hAnsi="Wingdings" w:hint="default"/>
      </w:rPr>
    </w:lvl>
    <w:lvl w:ilvl="4" w:tplc="04090003" w:tentative="1">
      <w:start w:val="1"/>
      <w:numFmt w:val="bullet"/>
      <w:lvlText w:val=""/>
      <w:lvlJc w:val="left"/>
      <w:pPr>
        <w:ind w:left="3164" w:hanging="480"/>
      </w:pPr>
      <w:rPr>
        <w:rFonts w:ascii="Wingdings" w:hAnsi="Wingdings" w:hint="default"/>
      </w:rPr>
    </w:lvl>
    <w:lvl w:ilvl="5" w:tplc="04090005" w:tentative="1">
      <w:start w:val="1"/>
      <w:numFmt w:val="bullet"/>
      <w:lvlText w:val=""/>
      <w:lvlJc w:val="left"/>
      <w:pPr>
        <w:ind w:left="3644" w:hanging="480"/>
      </w:pPr>
      <w:rPr>
        <w:rFonts w:ascii="Wingdings" w:hAnsi="Wingdings" w:hint="default"/>
      </w:rPr>
    </w:lvl>
    <w:lvl w:ilvl="6" w:tplc="04090001" w:tentative="1">
      <w:start w:val="1"/>
      <w:numFmt w:val="bullet"/>
      <w:lvlText w:val=""/>
      <w:lvlJc w:val="left"/>
      <w:pPr>
        <w:ind w:left="4124" w:hanging="480"/>
      </w:pPr>
      <w:rPr>
        <w:rFonts w:ascii="Wingdings" w:hAnsi="Wingdings" w:hint="default"/>
      </w:rPr>
    </w:lvl>
    <w:lvl w:ilvl="7" w:tplc="04090003" w:tentative="1">
      <w:start w:val="1"/>
      <w:numFmt w:val="bullet"/>
      <w:lvlText w:val=""/>
      <w:lvlJc w:val="left"/>
      <w:pPr>
        <w:ind w:left="4604" w:hanging="480"/>
      </w:pPr>
      <w:rPr>
        <w:rFonts w:ascii="Wingdings" w:hAnsi="Wingdings" w:hint="default"/>
      </w:rPr>
    </w:lvl>
    <w:lvl w:ilvl="8" w:tplc="04090005" w:tentative="1">
      <w:start w:val="1"/>
      <w:numFmt w:val="bullet"/>
      <w:lvlText w:val=""/>
      <w:lvlJc w:val="left"/>
      <w:pPr>
        <w:ind w:left="5084" w:hanging="480"/>
      </w:pPr>
      <w:rPr>
        <w:rFonts w:ascii="Wingdings" w:hAnsi="Wingdings" w:hint="default"/>
      </w:rPr>
    </w:lvl>
  </w:abstractNum>
  <w:abstractNum w:abstractNumId="56" w15:restartNumberingAfterBreak="0">
    <w:nsid w:val="66896FB8"/>
    <w:multiLevelType w:val="hybridMultilevel"/>
    <w:tmpl w:val="11040C8C"/>
    <w:lvl w:ilvl="0" w:tplc="B1209920">
      <w:start w:val="1"/>
      <w:numFmt w:val="decimal"/>
      <w:lvlText w:val="%1."/>
      <w:lvlJc w:val="left"/>
      <w:pPr>
        <w:ind w:left="1070" w:hanging="360"/>
      </w:pPr>
    </w:lvl>
    <w:lvl w:ilvl="1" w:tplc="04090019">
      <w:start w:val="1"/>
      <w:numFmt w:val="ideographTraditional"/>
      <w:lvlText w:val="%2、"/>
      <w:lvlJc w:val="left"/>
      <w:pPr>
        <w:ind w:left="1670" w:hanging="480"/>
      </w:pPr>
      <w:rPr>
        <w:rFonts w:ascii="新細明體" w:eastAsia="新細明體" w:hAnsi="新細明體" w:hint="eastAsia"/>
      </w:rPr>
    </w:lvl>
    <w:lvl w:ilvl="2" w:tplc="0409001B">
      <w:start w:val="1"/>
      <w:numFmt w:val="lowerRoman"/>
      <w:lvlText w:val="%3."/>
      <w:lvlJc w:val="right"/>
      <w:pPr>
        <w:ind w:left="2150" w:hanging="480"/>
      </w:pPr>
    </w:lvl>
    <w:lvl w:ilvl="3" w:tplc="0409000F">
      <w:start w:val="1"/>
      <w:numFmt w:val="decimal"/>
      <w:lvlText w:val="%4."/>
      <w:lvlJc w:val="left"/>
      <w:pPr>
        <w:ind w:left="2630" w:hanging="480"/>
      </w:pPr>
    </w:lvl>
    <w:lvl w:ilvl="4" w:tplc="04090019">
      <w:start w:val="1"/>
      <w:numFmt w:val="ideographTraditional"/>
      <w:lvlText w:val="%5、"/>
      <w:lvlJc w:val="left"/>
      <w:pPr>
        <w:ind w:left="3110" w:hanging="480"/>
      </w:pPr>
      <w:rPr>
        <w:rFonts w:ascii="新細明體" w:eastAsia="新細明體" w:hAnsi="新細明體" w:hint="eastAsia"/>
      </w:rPr>
    </w:lvl>
    <w:lvl w:ilvl="5" w:tplc="0409001B">
      <w:start w:val="1"/>
      <w:numFmt w:val="lowerRoman"/>
      <w:lvlText w:val="%6."/>
      <w:lvlJc w:val="right"/>
      <w:pPr>
        <w:ind w:left="3590" w:hanging="480"/>
      </w:pPr>
    </w:lvl>
    <w:lvl w:ilvl="6" w:tplc="0409000F">
      <w:start w:val="1"/>
      <w:numFmt w:val="decimal"/>
      <w:lvlText w:val="%7."/>
      <w:lvlJc w:val="left"/>
      <w:pPr>
        <w:ind w:left="4070" w:hanging="480"/>
      </w:pPr>
    </w:lvl>
    <w:lvl w:ilvl="7" w:tplc="04090019">
      <w:start w:val="1"/>
      <w:numFmt w:val="ideographTraditional"/>
      <w:lvlText w:val="%8、"/>
      <w:lvlJc w:val="left"/>
      <w:pPr>
        <w:ind w:left="4550" w:hanging="480"/>
      </w:pPr>
      <w:rPr>
        <w:rFonts w:ascii="新細明體" w:eastAsia="新細明體" w:hAnsi="新細明體" w:hint="eastAsia"/>
      </w:rPr>
    </w:lvl>
    <w:lvl w:ilvl="8" w:tplc="0409001B">
      <w:start w:val="1"/>
      <w:numFmt w:val="lowerRoman"/>
      <w:lvlText w:val="%9."/>
      <w:lvlJc w:val="right"/>
      <w:pPr>
        <w:ind w:left="5030" w:hanging="480"/>
      </w:pPr>
    </w:lvl>
  </w:abstractNum>
  <w:abstractNum w:abstractNumId="57" w15:restartNumberingAfterBreak="0">
    <w:nsid w:val="695D57CD"/>
    <w:multiLevelType w:val="hybridMultilevel"/>
    <w:tmpl w:val="5230706A"/>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8" w15:restartNumberingAfterBreak="0">
    <w:nsid w:val="69901132"/>
    <w:multiLevelType w:val="hybridMultilevel"/>
    <w:tmpl w:val="CDE44A54"/>
    <w:lvl w:ilvl="0" w:tplc="0409000B">
      <w:start w:val="1"/>
      <w:numFmt w:val="bullet"/>
      <w:lvlText w:val=""/>
      <w:lvlJc w:val="left"/>
      <w:pPr>
        <w:ind w:left="1190" w:hanging="480"/>
      </w:pPr>
      <w:rPr>
        <w:rFonts w:ascii="Wingdings" w:hAnsi="Wingdings" w:hint="default"/>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59" w15:restartNumberingAfterBreak="0">
    <w:nsid w:val="6BA43940"/>
    <w:multiLevelType w:val="hybridMultilevel"/>
    <w:tmpl w:val="2916B4D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0" w15:restartNumberingAfterBreak="0">
    <w:nsid w:val="6E743148"/>
    <w:multiLevelType w:val="hybridMultilevel"/>
    <w:tmpl w:val="8F0AE240"/>
    <w:lvl w:ilvl="0" w:tplc="135632C2">
      <w:start w:val="1"/>
      <w:numFmt w:val="decimal"/>
      <w:lvlText w:val="%1."/>
      <w:lvlJc w:val="left"/>
      <w:pPr>
        <w:ind w:left="960" w:hanging="360"/>
      </w:pPr>
      <w:rPr>
        <w:rFonts w:ascii="MS Mincho" w:eastAsia="MS Mincho" w:hAnsi="MS Mincho" w:cs="MS Mincho" w:hint="default"/>
      </w:rPr>
    </w:lvl>
    <w:lvl w:ilvl="1" w:tplc="04090019" w:tentative="1">
      <w:start w:val="1"/>
      <w:numFmt w:val="ideographTraditional"/>
      <w:lvlText w:val="%2、"/>
      <w:lvlJc w:val="left"/>
      <w:pPr>
        <w:ind w:left="1560" w:hanging="480"/>
      </w:pPr>
      <w:rPr>
        <w:rFonts w:ascii="新細明體" w:eastAsia="新細明體" w:hAnsi="新細明體" w:hint="eastAsia"/>
      </w:r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rPr>
        <w:rFonts w:ascii="新細明體" w:eastAsia="新細明體" w:hAnsi="新細明體" w:hint="eastAsia"/>
      </w:r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rPr>
        <w:rFonts w:ascii="新細明體" w:eastAsia="新細明體" w:hAnsi="新細明體" w:hint="eastAsia"/>
      </w:rPr>
    </w:lvl>
    <w:lvl w:ilvl="8" w:tplc="0409001B" w:tentative="1">
      <w:start w:val="1"/>
      <w:numFmt w:val="lowerRoman"/>
      <w:lvlText w:val="%9."/>
      <w:lvlJc w:val="right"/>
      <w:pPr>
        <w:ind w:left="4920" w:hanging="480"/>
      </w:pPr>
    </w:lvl>
  </w:abstractNum>
  <w:abstractNum w:abstractNumId="61" w15:restartNumberingAfterBreak="0">
    <w:nsid w:val="6E866873"/>
    <w:multiLevelType w:val="multilevel"/>
    <w:tmpl w:val="7CE25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EE0457"/>
    <w:multiLevelType w:val="hybridMultilevel"/>
    <w:tmpl w:val="6F2A2E88"/>
    <w:lvl w:ilvl="0" w:tplc="78A834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63" w15:restartNumberingAfterBreak="0">
    <w:nsid w:val="72BE390F"/>
    <w:multiLevelType w:val="hybridMultilevel"/>
    <w:tmpl w:val="41721B12"/>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64" w15:restartNumberingAfterBreak="0">
    <w:nsid w:val="73B54211"/>
    <w:multiLevelType w:val="hybridMultilevel"/>
    <w:tmpl w:val="B7F0E20C"/>
    <w:lvl w:ilvl="0" w:tplc="D102C56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74CE501C"/>
    <w:multiLevelType w:val="hybridMultilevel"/>
    <w:tmpl w:val="466AB55A"/>
    <w:lvl w:ilvl="0" w:tplc="0409000B">
      <w:start w:val="1"/>
      <w:numFmt w:val="bullet"/>
      <w:lvlText w:val=""/>
      <w:lvlJc w:val="left"/>
      <w:pPr>
        <w:ind w:left="622" w:hanging="480"/>
      </w:pPr>
      <w:rPr>
        <w:rFonts w:ascii="Wingdings" w:hAnsi="Wingdings" w:hint="default"/>
      </w:rPr>
    </w:lvl>
    <w:lvl w:ilvl="1" w:tplc="04090003">
      <w:start w:val="1"/>
      <w:numFmt w:val="bullet"/>
      <w:lvlText w:val=""/>
      <w:lvlJc w:val="left"/>
      <w:pPr>
        <w:ind w:left="1102" w:hanging="480"/>
      </w:pPr>
      <w:rPr>
        <w:rFonts w:ascii="Wingdings" w:hAnsi="Wingdings" w:hint="default"/>
      </w:rPr>
    </w:lvl>
    <w:lvl w:ilvl="2" w:tplc="04090005">
      <w:start w:val="1"/>
      <w:numFmt w:val="bullet"/>
      <w:lvlText w:val=""/>
      <w:lvlJc w:val="left"/>
      <w:pPr>
        <w:ind w:left="1582" w:hanging="480"/>
      </w:pPr>
      <w:rPr>
        <w:rFonts w:ascii="Wingdings" w:hAnsi="Wingdings" w:hint="default"/>
      </w:rPr>
    </w:lvl>
    <w:lvl w:ilvl="3" w:tplc="04090001">
      <w:start w:val="1"/>
      <w:numFmt w:val="bullet"/>
      <w:lvlText w:val=""/>
      <w:lvlJc w:val="left"/>
      <w:pPr>
        <w:ind w:left="2062" w:hanging="480"/>
      </w:pPr>
      <w:rPr>
        <w:rFonts w:ascii="Wingdings" w:hAnsi="Wingdings" w:hint="default"/>
      </w:rPr>
    </w:lvl>
    <w:lvl w:ilvl="4" w:tplc="04090003">
      <w:start w:val="1"/>
      <w:numFmt w:val="bullet"/>
      <w:lvlText w:val=""/>
      <w:lvlJc w:val="left"/>
      <w:pPr>
        <w:ind w:left="2542" w:hanging="480"/>
      </w:pPr>
      <w:rPr>
        <w:rFonts w:ascii="Wingdings" w:hAnsi="Wingdings" w:hint="default"/>
      </w:rPr>
    </w:lvl>
    <w:lvl w:ilvl="5" w:tplc="04090005">
      <w:start w:val="1"/>
      <w:numFmt w:val="bullet"/>
      <w:lvlText w:val=""/>
      <w:lvlJc w:val="left"/>
      <w:pPr>
        <w:ind w:left="3022" w:hanging="480"/>
      </w:pPr>
      <w:rPr>
        <w:rFonts w:ascii="Wingdings" w:hAnsi="Wingdings" w:hint="default"/>
      </w:rPr>
    </w:lvl>
    <w:lvl w:ilvl="6" w:tplc="04090001">
      <w:start w:val="1"/>
      <w:numFmt w:val="bullet"/>
      <w:lvlText w:val=""/>
      <w:lvlJc w:val="left"/>
      <w:pPr>
        <w:ind w:left="3502" w:hanging="480"/>
      </w:pPr>
      <w:rPr>
        <w:rFonts w:ascii="Wingdings" w:hAnsi="Wingdings" w:hint="default"/>
      </w:rPr>
    </w:lvl>
    <w:lvl w:ilvl="7" w:tplc="04090003">
      <w:start w:val="1"/>
      <w:numFmt w:val="bullet"/>
      <w:lvlText w:val=""/>
      <w:lvlJc w:val="left"/>
      <w:pPr>
        <w:ind w:left="3982" w:hanging="480"/>
      </w:pPr>
      <w:rPr>
        <w:rFonts w:ascii="Wingdings" w:hAnsi="Wingdings" w:hint="default"/>
      </w:rPr>
    </w:lvl>
    <w:lvl w:ilvl="8" w:tplc="04090005">
      <w:start w:val="1"/>
      <w:numFmt w:val="bullet"/>
      <w:lvlText w:val=""/>
      <w:lvlJc w:val="left"/>
      <w:pPr>
        <w:ind w:left="4462" w:hanging="480"/>
      </w:pPr>
      <w:rPr>
        <w:rFonts w:ascii="Wingdings" w:hAnsi="Wingdings" w:hint="default"/>
      </w:rPr>
    </w:lvl>
  </w:abstractNum>
  <w:abstractNum w:abstractNumId="66" w15:restartNumberingAfterBreak="0">
    <w:nsid w:val="795C154D"/>
    <w:multiLevelType w:val="hybridMultilevel"/>
    <w:tmpl w:val="AE300710"/>
    <w:lvl w:ilvl="0" w:tplc="0409000B">
      <w:start w:val="1"/>
      <w:numFmt w:val="bullet"/>
      <w:lvlText w:val=""/>
      <w:lvlJc w:val="left"/>
      <w:pPr>
        <w:ind w:left="764" w:hanging="480"/>
      </w:pPr>
      <w:rPr>
        <w:rFonts w:ascii="Wingdings" w:hAnsi="Wingdings" w:hint="default"/>
      </w:rPr>
    </w:lvl>
    <w:lvl w:ilvl="1" w:tplc="04090003">
      <w:start w:val="1"/>
      <w:numFmt w:val="bullet"/>
      <w:lvlText w:val=""/>
      <w:lvlJc w:val="left"/>
      <w:pPr>
        <w:ind w:left="1244" w:hanging="480"/>
      </w:pPr>
      <w:rPr>
        <w:rFonts w:ascii="Wingdings" w:hAnsi="Wingdings" w:hint="default"/>
      </w:rPr>
    </w:lvl>
    <w:lvl w:ilvl="2" w:tplc="04090005">
      <w:start w:val="1"/>
      <w:numFmt w:val="bullet"/>
      <w:lvlText w:val=""/>
      <w:lvlJc w:val="left"/>
      <w:pPr>
        <w:ind w:left="1724" w:hanging="480"/>
      </w:pPr>
      <w:rPr>
        <w:rFonts w:ascii="Wingdings" w:hAnsi="Wingdings" w:hint="default"/>
      </w:rPr>
    </w:lvl>
    <w:lvl w:ilvl="3" w:tplc="04090001">
      <w:start w:val="1"/>
      <w:numFmt w:val="bullet"/>
      <w:lvlText w:val=""/>
      <w:lvlJc w:val="left"/>
      <w:pPr>
        <w:ind w:left="2204" w:hanging="480"/>
      </w:pPr>
      <w:rPr>
        <w:rFonts w:ascii="Wingdings" w:hAnsi="Wingdings" w:hint="default"/>
      </w:rPr>
    </w:lvl>
    <w:lvl w:ilvl="4" w:tplc="04090003">
      <w:start w:val="1"/>
      <w:numFmt w:val="bullet"/>
      <w:lvlText w:val=""/>
      <w:lvlJc w:val="left"/>
      <w:pPr>
        <w:ind w:left="2684" w:hanging="480"/>
      </w:pPr>
      <w:rPr>
        <w:rFonts w:ascii="Wingdings" w:hAnsi="Wingdings" w:hint="default"/>
      </w:rPr>
    </w:lvl>
    <w:lvl w:ilvl="5" w:tplc="04090005">
      <w:start w:val="1"/>
      <w:numFmt w:val="bullet"/>
      <w:lvlText w:val=""/>
      <w:lvlJc w:val="left"/>
      <w:pPr>
        <w:ind w:left="3164" w:hanging="480"/>
      </w:pPr>
      <w:rPr>
        <w:rFonts w:ascii="Wingdings" w:hAnsi="Wingdings" w:hint="default"/>
      </w:rPr>
    </w:lvl>
    <w:lvl w:ilvl="6" w:tplc="04090001">
      <w:start w:val="1"/>
      <w:numFmt w:val="bullet"/>
      <w:lvlText w:val=""/>
      <w:lvlJc w:val="left"/>
      <w:pPr>
        <w:ind w:left="3644" w:hanging="480"/>
      </w:pPr>
      <w:rPr>
        <w:rFonts w:ascii="Wingdings" w:hAnsi="Wingdings" w:hint="default"/>
      </w:rPr>
    </w:lvl>
    <w:lvl w:ilvl="7" w:tplc="04090003">
      <w:start w:val="1"/>
      <w:numFmt w:val="bullet"/>
      <w:lvlText w:val=""/>
      <w:lvlJc w:val="left"/>
      <w:pPr>
        <w:ind w:left="4124" w:hanging="480"/>
      </w:pPr>
      <w:rPr>
        <w:rFonts w:ascii="Wingdings" w:hAnsi="Wingdings" w:hint="default"/>
      </w:rPr>
    </w:lvl>
    <w:lvl w:ilvl="8" w:tplc="04090005">
      <w:start w:val="1"/>
      <w:numFmt w:val="bullet"/>
      <w:lvlText w:val=""/>
      <w:lvlJc w:val="left"/>
      <w:pPr>
        <w:ind w:left="4604" w:hanging="480"/>
      </w:pPr>
      <w:rPr>
        <w:rFonts w:ascii="Wingdings" w:hAnsi="Wingdings" w:hint="default"/>
      </w:rPr>
    </w:lvl>
  </w:abstractNum>
  <w:abstractNum w:abstractNumId="67" w15:restartNumberingAfterBreak="0">
    <w:nsid w:val="7A4E4BF3"/>
    <w:multiLevelType w:val="hybridMultilevel"/>
    <w:tmpl w:val="142050A2"/>
    <w:lvl w:ilvl="0" w:tplc="0409000B">
      <w:start w:val="1"/>
      <w:numFmt w:val="bullet"/>
      <w:lvlText w:val=""/>
      <w:lvlJc w:val="left"/>
      <w:pPr>
        <w:ind w:left="764" w:hanging="480"/>
      </w:pPr>
      <w:rPr>
        <w:rFonts w:ascii="Wingdings" w:hAnsi="Wingdings" w:hint="default"/>
      </w:rPr>
    </w:lvl>
    <w:lvl w:ilvl="1" w:tplc="04090003">
      <w:start w:val="1"/>
      <w:numFmt w:val="bullet"/>
      <w:lvlText w:val=""/>
      <w:lvlJc w:val="left"/>
      <w:pPr>
        <w:ind w:left="1244" w:hanging="480"/>
      </w:pPr>
      <w:rPr>
        <w:rFonts w:ascii="Wingdings" w:hAnsi="Wingdings" w:hint="default"/>
      </w:rPr>
    </w:lvl>
    <w:lvl w:ilvl="2" w:tplc="04090005">
      <w:start w:val="1"/>
      <w:numFmt w:val="bullet"/>
      <w:lvlText w:val=""/>
      <w:lvlJc w:val="left"/>
      <w:pPr>
        <w:ind w:left="1724" w:hanging="480"/>
      </w:pPr>
      <w:rPr>
        <w:rFonts w:ascii="Wingdings" w:hAnsi="Wingdings" w:hint="default"/>
      </w:rPr>
    </w:lvl>
    <w:lvl w:ilvl="3" w:tplc="04090001">
      <w:start w:val="1"/>
      <w:numFmt w:val="bullet"/>
      <w:lvlText w:val=""/>
      <w:lvlJc w:val="left"/>
      <w:pPr>
        <w:ind w:left="2204" w:hanging="480"/>
      </w:pPr>
      <w:rPr>
        <w:rFonts w:ascii="Wingdings" w:hAnsi="Wingdings" w:hint="default"/>
      </w:rPr>
    </w:lvl>
    <w:lvl w:ilvl="4" w:tplc="04090003">
      <w:start w:val="1"/>
      <w:numFmt w:val="bullet"/>
      <w:lvlText w:val=""/>
      <w:lvlJc w:val="left"/>
      <w:pPr>
        <w:ind w:left="2684" w:hanging="480"/>
      </w:pPr>
      <w:rPr>
        <w:rFonts w:ascii="Wingdings" w:hAnsi="Wingdings" w:hint="default"/>
      </w:rPr>
    </w:lvl>
    <w:lvl w:ilvl="5" w:tplc="04090005">
      <w:start w:val="1"/>
      <w:numFmt w:val="bullet"/>
      <w:lvlText w:val=""/>
      <w:lvlJc w:val="left"/>
      <w:pPr>
        <w:ind w:left="3164" w:hanging="480"/>
      </w:pPr>
      <w:rPr>
        <w:rFonts w:ascii="Wingdings" w:hAnsi="Wingdings" w:hint="default"/>
      </w:rPr>
    </w:lvl>
    <w:lvl w:ilvl="6" w:tplc="04090001">
      <w:start w:val="1"/>
      <w:numFmt w:val="bullet"/>
      <w:lvlText w:val=""/>
      <w:lvlJc w:val="left"/>
      <w:pPr>
        <w:ind w:left="3644" w:hanging="480"/>
      </w:pPr>
      <w:rPr>
        <w:rFonts w:ascii="Wingdings" w:hAnsi="Wingdings" w:hint="default"/>
      </w:rPr>
    </w:lvl>
    <w:lvl w:ilvl="7" w:tplc="04090003">
      <w:start w:val="1"/>
      <w:numFmt w:val="bullet"/>
      <w:lvlText w:val=""/>
      <w:lvlJc w:val="left"/>
      <w:pPr>
        <w:ind w:left="4124" w:hanging="480"/>
      </w:pPr>
      <w:rPr>
        <w:rFonts w:ascii="Wingdings" w:hAnsi="Wingdings" w:hint="default"/>
      </w:rPr>
    </w:lvl>
    <w:lvl w:ilvl="8" w:tplc="04090005">
      <w:start w:val="1"/>
      <w:numFmt w:val="bullet"/>
      <w:lvlText w:val=""/>
      <w:lvlJc w:val="left"/>
      <w:pPr>
        <w:ind w:left="4604" w:hanging="480"/>
      </w:pPr>
      <w:rPr>
        <w:rFonts w:ascii="Wingdings" w:hAnsi="Wingdings" w:hint="default"/>
      </w:rPr>
    </w:lvl>
  </w:abstractNum>
  <w:abstractNum w:abstractNumId="68" w15:restartNumberingAfterBreak="0">
    <w:nsid w:val="7A515222"/>
    <w:multiLevelType w:val="hybridMultilevel"/>
    <w:tmpl w:val="4014C1FA"/>
    <w:lvl w:ilvl="0" w:tplc="E7BE1F1E">
      <w:start w:val="1"/>
      <w:numFmt w:val="decimal"/>
      <w:lvlText w:val="%1."/>
      <w:lvlJc w:val="left"/>
      <w:pPr>
        <w:ind w:left="1550" w:hanging="360"/>
      </w:pPr>
      <w:rPr>
        <w:rFonts w:hint="eastAsia"/>
      </w:rPr>
    </w:lvl>
    <w:lvl w:ilvl="1" w:tplc="04090019" w:tentative="1">
      <w:start w:val="1"/>
      <w:numFmt w:val="ideographTraditional"/>
      <w:lvlText w:val="%2、"/>
      <w:lvlJc w:val="left"/>
      <w:pPr>
        <w:ind w:left="2150" w:hanging="480"/>
      </w:pPr>
      <w:rPr>
        <w:rFonts w:ascii="新細明體" w:eastAsia="新細明體" w:hAnsi="新細明體" w:hint="eastAsia"/>
      </w:rPr>
    </w:lvl>
    <w:lvl w:ilvl="2" w:tplc="0409001B" w:tentative="1">
      <w:start w:val="1"/>
      <w:numFmt w:val="lowerRoman"/>
      <w:lvlText w:val="%3."/>
      <w:lvlJc w:val="right"/>
      <w:pPr>
        <w:ind w:left="2630" w:hanging="480"/>
      </w:pPr>
    </w:lvl>
    <w:lvl w:ilvl="3" w:tplc="0409000F" w:tentative="1">
      <w:start w:val="1"/>
      <w:numFmt w:val="decimal"/>
      <w:lvlText w:val="%4."/>
      <w:lvlJc w:val="left"/>
      <w:pPr>
        <w:ind w:left="3110" w:hanging="480"/>
      </w:pPr>
    </w:lvl>
    <w:lvl w:ilvl="4" w:tplc="04090019" w:tentative="1">
      <w:start w:val="1"/>
      <w:numFmt w:val="ideographTraditional"/>
      <w:lvlText w:val="%5、"/>
      <w:lvlJc w:val="left"/>
      <w:pPr>
        <w:ind w:left="3590" w:hanging="480"/>
      </w:pPr>
      <w:rPr>
        <w:rFonts w:ascii="新細明體" w:eastAsia="新細明體" w:hAnsi="新細明體" w:hint="eastAsia"/>
      </w:rPr>
    </w:lvl>
    <w:lvl w:ilvl="5" w:tplc="0409001B" w:tentative="1">
      <w:start w:val="1"/>
      <w:numFmt w:val="lowerRoman"/>
      <w:lvlText w:val="%6."/>
      <w:lvlJc w:val="right"/>
      <w:pPr>
        <w:ind w:left="4070" w:hanging="480"/>
      </w:pPr>
    </w:lvl>
    <w:lvl w:ilvl="6" w:tplc="0409000F" w:tentative="1">
      <w:start w:val="1"/>
      <w:numFmt w:val="decimal"/>
      <w:lvlText w:val="%7."/>
      <w:lvlJc w:val="left"/>
      <w:pPr>
        <w:ind w:left="4550" w:hanging="480"/>
      </w:pPr>
    </w:lvl>
    <w:lvl w:ilvl="7" w:tplc="04090019" w:tentative="1">
      <w:start w:val="1"/>
      <w:numFmt w:val="ideographTraditional"/>
      <w:lvlText w:val="%8、"/>
      <w:lvlJc w:val="left"/>
      <w:pPr>
        <w:ind w:left="5030" w:hanging="480"/>
      </w:pPr>
      <w:rPr>
        <w:rFonts w:ascii="新細明體" w:eastAsia="新細明體" w:hAnsi="新細明體" w:hint="eastAsia"/>
      </w:rPr>
    </w:lvl>
    <w:lvl w:ilvl="8" w:tplc="0409001B" w:tentative="1">
      <w:start w:val="1"/>
      <w:numFmt w:val="lowerRoman"/>
      <w:lvlText w:val="%9."/>
      <w:lvlJc w:val="right"/>
      <w:pPr>
        <w:ind w:left="5510" w:hanging="480"/>
      </w:pPr>
    </w:lvl>
  </w:abstractNum>
  <w:abstractNum w:abstractNumId="69" w15:restartNumberingAfterBreak="0">
    <w:nsid w:val="7B3903D2"/>
    <w:multiLevelType w:val="hybridMultilevel"/>
    <w:tmpl w:val="97BEE53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70" w15:restartNumberingAfterBreak="0">
    <w:nsid w:val="7D591DD6"/>
    <w:multiLevelType w:val="hybridMultilevel"/>
    <w:tmpl w:val="6B6A3C3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48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1" w15:restartNumberingAfterBreak="0">
    <w:nsid w:val="7F3B44CE"/>
    <w:multiLevelType w:val="hybridMultilevel"/>
    <w:tmpl w:val="C2085E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970089552">
    <w:abstractNumId w:val="21"/>
  </w:num>
  <w:num w:numId="2" w16cid:durableId="565188760">
    <w:abstractNumId w:val="63"/>
  </w:num>
  <w:num w:numId="3" w16cid:durableId="598486501">
    <w:abstractNumId w:val="34"/>
  </w:num>
  <w:num w:numId="4" w16cid:durableId="1841308159">
    <w:abstractNumId w:val="51"/>
  </w:num>
  <w:num w:numId="5" w16cid:durableId="1872259741">
    <w:abstractNumId w:val="4"/>
  </w:num>
  <w:num w:numId="6" w16cid:durableId="1685400894">
    <w:abstractNumId w:val="62"/>
  </w:num>
  <w:num w:numId="7" w16cid:durableId="1384792963">
    <w:abstractNumId w:val="25"/>
  </w:num>
  <w:num w:numId="8" w16cid:durableId="1982923642">
    <w:abstractNumId w:val="70"/>
  </w:num>
  <w:num w:numId="9" w16cid:durableId="357507378">
    <w:abstractNumId w:val="16"/>
  </w:num>
  <w:num w:numId="10" w16cid:durableId="693962906">
    <w:abstractNumId w:val="27"/>
  </w:num>
  <w:num w:numId="11" w16cid:durableId="655837644">
    <w:abstractNumId w:val="31"/>
  </w:num>
  <w:num w:numId="12" w16cid:durableId="1632829735">
    <w:abstractNumId w:val="18"/>
  </w:num>
  <w:num w:numId="13" w16cid:durableId="1753309816">
    <w:abstractNumId w:val="52"/>
  </w:num>
  <w:num w:numId="14" w16cid:durableId="1578902257">
    <w:abstractNumId w:val="54"/>
  </w:num>
  <w:num w:numId="15" w16cid:durableId="1104501801">
    <w:abstractNumId w:val="14"/>
  </w:num>
  <w:num w:numId="16" w16cid:durableId="1654986288">
    <w:abstractNumId w:val="23"/>
  </w:num>
  <w:num w:numId="17" w16cid:durableId="1804351383">
    <w:abstractNumId w:val="59"/>
  </w:num>
  <w:num w:numId="18" w16cid:durableId="1815295019">
    <w:abstractNumId w:val="71"/>
  </w:num>
  <w:num w:numId="19" w16cid:durableId="265817295">
    <w:abstractNumId w:val="1"/>
  </w:num>
  <w:num w:numId="20" w16cid:durableId="398794495">
    <w:abstractNumId w:val="3"/>
  </w:num>
  <w:num w:numId="21" w16cid:durableId="1664048639">
    <w:abstractNumId w:val="64"/>
  </w:num>
  <w:num w:numId="22" w16cid:durableId="1243370900">
    <w:abstractNumId w:val="19"/>
  </w:num>
  <w:num w:numId="23" w16cid:durableId="2103795739">
    <w:abstractNumId w:val="39"/>
  </w:num>
  <w:num w:numId="24" w16cid:durableId="869802252">
    <w:abstractNumId w:val="69"/>
  </w:num>
  <w:num w:numId="25" w16cid:durableId="2062484807">
    <w:abstractNumId w:val="32"/>
  </w:num>
  <w:num w:numId="26" w16cid:durableId="305355119">
    <w:abstractNumId w:val="49"/>
  </w:num>
  <w:num w:numId="27" w16cid:durableId="1353532122">
    <w:abstractNumId w:val="44"/>
  </w:num>
  <w:num w:numId="28" w16cid:durableId="1741294405">
    <w:abstractNumId w:val="8"/>
  </w:num>
  <w:num w:numId="29" w16cid:durableId="65803916">
    <w:abstractNumId w:val="0"/>
  </w:num>
  <w:num w:numId="30" w16cid:durableId="1052927942">
    <w:abstractNumId w:val="7"/>
  </w:num>
  <w:num w:numId="31" w16cid:durableId="1073569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6492168">
    <w:abstractNumId w:val="65"/>
  </w:num>
  <w:num w:numId="33" w16cid:durableId="59906961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4377520">
    <w:abstractNumId w:val="67"/>
  </w:num>
  <w:num w:numId="35" w16cid:durableId="1277057037">
    <w:abstractNumId w:val="12"/>
  </w:num>
  <w:num w:numId="36" w16cid:durableId="821625115">
    <w:abstractNumId w:val="66"/>
  </w:num>
  <w:num w:numId="37" w16cid:durableId="73824767">
    <w:abstractNumId w:val="45"/>
  </w:num>
  <w:num w:numId="38" w16cid:durableId="20320558">
    <w:abstractNumId w:val="33"/>
  </w:num>
  <w:num w:numId="39" w16cid:durableId="873811417">
    <w:abstractNumId w:val="55"/>
  </w:num>
  <w:num w:numId="40" w16cid:durableId="845634382">
    <w:abstractNumId w:val="5"/>
  </w:num>
  <w:num w:numId="41" w16cid:durableId="93285187">
    <w:abstractNumId w:val="68"/>
  </w:num>
  <w:num w:numId="42" w16cid:durableId="643782368">
    <w:abstractNumId w:val="50"/>
  </w:num>
  <w:num w:numId="43" w16cid:durableId="578372150">
    <w:abstractNumId w:val="17"/>
  </w:num>
  <w:num w:numId="44" w16cid:durableId="1208444804">
    <w:abstractNumId w:val="48"/>
  </w:num>
  <w:num w:numId="45" w16cid:durableId="1978143501">
    <w:abstractNumId w:val="11"/>
  </w:num>
  <w:num w:numId="46" w16cid:durableId="77949099">
    <w:abstractNumId w:val="29"/>
  </w:num>
  <w:num w:numId="47" w16cid:durableId="837500332">
    <w:abstractNumId w:val="2"/>
  </w:num>
  <w:num w:numId="48" w16cid:durableId="669606626">
    <w:abstractNumId w:val="22"/>
  </w:num>
  <w:num w:numId="49" w16cid:durableId="1042095791">
    <w:abstractNumId w:val="58"/>
  </w:num>
  <w:num w:numId="50" w16cid:durableId="1271426332">
    <w:abstractNumId w:val="37"/>
  </w:num>
  <w:num w:numId="51" w16cid:durableId="599416922">
    <w:abstractNumId w:val="46"/>
  </w:num>
  <w:num w:numId="52" w16cid:durableId="643043393">
    <w:abstractNumId w:val="30"/>
  </w:num>
  <w:num w:numId="53" w16cid:durableId="443886705">
    <w:abstractNumId w:val="43"/>
  </w:num>
  <w:num w:numId="54" w16cid:durableId="516237568">
    <w:abstractNumId w:val="60"/>
  </w:num>
  <w:num w:numId="55" w16cid:durableId="664011302">
    <w:abstractNumId w:val="38"/>
  </w:num>
  <w:num w:numId="56" w16cid:durableId="756246639">
    <w:abstractNumId w:val="47"/>
  </w:num>
  <w:num w:numId="57" w16cid:durableId="967473336">
    <w:abstractNumId w:val="57"/>
  </w:num>
  <w:num w:numId="58" w16cid:durableId="202206655">
    <w:abstractNumId w:val="10"/>
  </w:num>
  <w:num w:numId="59" w16cid:durableId="416175254">
    <w:abstractNumId w:val="35"/>
  </w:num>
  <w:num w:numId="60" w16cid:durableId="1016231701">
    <w:abstractNumId w:val="42"/>
  </w:num>
  <w:num w:numId="61" w16cid:durableId="524827221">
    <w:abstractNumId w:val="15"/>
  </w:num>
  <w:num w:numId="62" w16cid:durableId="2062970798">
    <w:abstractNumId w:val="24"/>
  </w:num>
  <w:num w:numId="63" w16cid:durableId="1145125537">
    <w:abstractNumId w:val="28"/>
  </w:num>
  <w:num w:numId="64" w16cid:durableId="1282345047">
    <w:abstractNumId w:val="61"/>
  </w:num>
  <w:num w:numId="65" w16cid:durableId="813059595">
    <w:abstractNumId w:val="6"/>
  </w:num>
  <w:num w:numId="66" w16cid:durableId="384528386">
    <w:abstractNumId w:val="20"/>
  </w:num>
  <w:num w:numId="67" w16cid:durableId="46607936">
    <w:abstractNumId w:val="9"/>
  </w:num>
  <w:num w:numId="68" w16cid:durableId="248002137">
    <w:abstractNumId w:val="53"/>
  </w:num>
  <w:num w:numId="69" w16cid:durableId="1162744767">
    <w:abstractNumId w:val="41"/>
  </w:num>
  <w:num w:numId="70" w16cid:durableId="1397507595">
    <w:abstractNumId w:val="36"/>
  </w:num>
  <w:num w:numId="71" w16cid:durableId="616066069">
    <w:abstractNumId w:val="40"/>
  </w:num>
  <w:num w:numId="72" w16cid:durableId="1633319428">
    <w:abstractNumId w:val="26"/>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C6A"/>
    <w:rsid w:val="000D67BF"/>
    <w:rsid w:val="000E284F"/>
    <w:rsid w:val="000F4457"/>
    <w:rsid w:val="00114D98"/>
    <w:rsid w:val="00164B69"/>
    <w:rsid w:val="001B7A5E"/>
    <w:rsid w:val="001E18E8"/>
    <w:rsid w:val="002A65DB"/>
    <w:rsid w:val="002C4EEB"/>
    <w:rsid w:val="003963EA"/>
    <w:rsid w:val="00501C6B"/>
    <w:rsid w:val="00503C6A"/>
    <w:rsid w:val="00537341"/>
    <w:rsid w:val="00596BB4"/>
    <w:rsid w:val="005A3C61"/>
    <w:rsid w:val="00655874"/>
    <w:rsid w:val="006D3355"/>
    <w:rsid w:val="007129A4"/>
    <w:rsid w:val="0078088B"/>
    <w:rsid w:val="00816E50"/>
    <w:rsid w:val="00852F62"/>
    <w:rsid w:val="008B2E18"/>
    <w:rsid w:val="00923BD9"/>
    <w:rsid w:val="009D5040"/>
    <w:rsid w:val="00B04BE5"/>
    <w:rsid w:val="00B36316"/>
    <w:rsid w:val="00B4049C"/>
    <w:rsid w:val="00B94EA6"/>
    <w:rsid w:val="00C579D1"/>
    <w:rsid w:val="00C83F07"/>
    <w:rsid w:val="00CA5AEB"/>
    <w:rsid w:val="00CB214E"/>
    <w:rsid w:val="00D707AE"/>
    <w:rsid w:val="00D754F6"/>
    <w:rsid w:val="00D82D01"/>
    <w:rsid w:val="00DC0DF5"/>
    <w:rsid w:val="00E11288"/>
    <w:rsid w:val="00E37A46"/>
    <w:rsid w:val="00E90FB8"/>
    <w:rsid w:val="00E91FC0"/>
    <w:rsid w:val="00EC6557"/>
    <w:rsid w:val="00F42C74"/>
    <w:rsid w:val="00F536A2"/>
    <w:rsid w:val="00F61B1D"/>
    <w:rsid w:val="00FA0684"/>
    <w:rsid w:val="00FC20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DB37DA8"/>
  <w15:chartTrackingRefBased/>
  <w15:docId w15:val="{631C7464-0018-4B94-A955-3FD851DB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3C6A"/>
    <w:pPr>
      <w:widowControl w:val="0"/>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3C6A"/>
    <w:pPr>
      <w:ind w:leftChars="200" w:left="480"/>
    </w:pPr>
  </w:style>
  <w:style w:type="paragraph" w:styleId="a4">
    <w:name w:val="footer"/>
    <w:basedOn w:val="a"/>
    <w:link w:val="a5"/>
    <w:uiPriority w:val="99"/>
    <w:unhideWhenUsed/>
    <w:rsid w:val="00503C6A"/>
    <w:pPr>
      <w:tabs>
        <w:tab w:val="center" w:pos="4153"/>
        <w:tab w:val="right" w:pos="8306"/>
      </w:tabs>
      <w:snapToGrid w:val="0"/>
    </w:pPr>
    <w:rPr>
      <w:sz w:val="20"/>
      <w:szCs w:val="20"/>
    </w:rPr>
  </w:style>
  <w:style w:type="character" w:customStyle="1" w:styleId="a5">
    <w:name w:val="頁尾 字元"/>
    <w:basedOn w:val="a0"/>
    <w:link w:val="a4"/>
    <w:uiPriority w:val="99"/>
    <w:rsid w:val="00503C6A"/>
    <w:rPr>
      <w:sz w:val="20"/>
      <w:szCs w:val="20"/>
    </w:rPr>
  </w:style>
  <w:style w:type="character" w:styleId="a6">
    <w:name w:val="page number"/>
    <w:basedOn w:val="a0"/>
    <w:uiPriority w:val="99"/>
    <w:semiHidden/>
    <w:unhideWhenUsed/>
    <w:rsid w:val="00503C6A"/>
  </w:style>
  <w:style w:type="paragraph" w:styleId="a7">
    <w:name w:val="header"/>
    <w:basedOn w:val="a"/>
    <w:link w:val="a8"/>
    <w:uiPriority w:val="99"/>
    <w:unhideWhenUsed/>
    <w:rsid w:val="000D67BF"/>
    <w:pPr>
      <w:tabs>
        <w:tab w:val="center" w:pos="4153"/>
        <w:tab w:val="right" w:pos="8306"/>
      </w:tabs>
      <w:snapToGrid w:val="0"/>
    </w:pPr>
    <w:rPr>
      <w:sz w:val="20"/>
      <w:szCs w:val="20"/>
    </w:rPr>
  </w:style>
  <w:style w:type="character" w:customStyle="1" w:styleId="a8">
    <w:name w:val="頁首 字元"/>
    <w:basedOn w:val="a0"/>
    <w:link w:val="a7"/>
    <w:uiPriority w:val="99"/>
    <w:rsid w:val="000D67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4569">
      <w:bodyDiv w:val="1"/>
      <w:marLeft w:val="0"/>
      <w:marRight w:val="0"/>
      <w:marTop w:val="0"/>
      <w:marBottom w:val="0"/>
      <w:divBdr>
        <w:top w:val="none" w:sz="0" w:space="0" w:color="auto"/>
        <w:left w:val="none" w:sz="0" w:space="0" w:color="auto"/>
        <w:bottom w:val="none" w:sz="0" w:space="0" w:color="auto"/>
        <w:right w:val="none" w:sz="0" w:space="0" w:color="auto"/>
      </w:divBdr>
    </w:div>
    <w:div w:id="282151821">
      <w:bodyDiv w:val="1"/>
      <w:marLeft w:val="0"/>
      <w:marRight w:val="0"/>
      <w:marTop w:val="0"/>
      <w:marBottom w:val="0"/>
      <w:divBdr>
        <w:top w:val="none" w:sz="0" w:space="0" w:color="auto"/>
        <w:left w:val="none" w:sz="0" w:space="0" w:color="auto"/>
        <w:bottom w:val="none" w:sz="0" w:space="0" w:color="auto"/>
        <w:right w:val="none" w:sz="0" w:space="0" w:color="auto"/>
      </w:divBdr>
      <w:divsChild>
        <w:div w:id="18660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720861">
      <w:bodyDiv w:val="1"/>
      <w:marLeft w:val="0"/>
      <w:marRight w:val="0"/>
      <w:marTop w:val="0"/>
      <w:marBottom w:val="0"/>
      <w:divBdr>
        <w:top w:val="none" w:sz="0" w:space="0" w:color="auto"/>
        <w:left w:val="none" w:sz="0" w:space="0" w:color="auto"/>
        <w:bottom w:val="none" w:sz="0" w:space="0" w:color="auto"/>
        <w:right w:val="none" w:sz="0" w:space="0" w:color="auto"/>
      </w:divBdr>
    </w:div>
    <w:div w:id="644699830">
      <w:bodyDiv w:val="1"/>
      <w:marLeft w:val="0"/>
      <w:marRight w:val="0"/>
      <w:marTop w:val="0"/>
      <w:marBottom w:val="0"/>
      <w:divBdr>
        <w:top w:val="none" w:sz="0" w:space="0" w:color="auto"/>
        <w:left w:val="none" w:sz="0" w:space="0" w:color="auto"/>
        <w:bottom w:val="none" w:sz="0" w:space="0" w:color="auto"/>
        <w:right w:val="none" w:sz="0" w:space="0" w:color="auto"/>
      </w:divBdr>
      <w:divsChild>
        <w:div w:id="1914008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093547">
      <w:bodyDiv w:val="1"/>
      <w:marLeft w:val="0"/>
      <w:marRight w:val="0"/>
      <w:marTop w:val="0"/>
      <w:marBottom w:val="0"/>
      <w:divBdr>
        <w:top w:val="none" w:sz="0" w:space="0" w:color="auto"/>
        <w:left w:val="none" w:sz="0" w:space="0" w:color="auto"/>
        <w:bottom w:val="none" w:sz="0" w:space="0" w:color="auto"/>
        <w:right w:val="none" w:sz="0" w:space="0" w:color="auto"/>
      </w:divBdr>
      <w:divsChild>
        <w:div w:id="805318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0952640">
      <w:bodyDiv w:val="1"/>
      <w:marLeft w:val="0"/>
      <w:marRight w:val="0"/>
      <w:marTop w:val="0"/>
      <w:marBottom w:val="0"/>
      <w:divBdr>
        <w:top w:val="none" w:sz="0" w:space="0" w:color="auto"/>
        <w:left w:val="none" w:sz="0" w:space="0" w:color="auto"/>
        <w:bottom w:val="none" w:sz="0" w:space="0" w:color="auto"/>
        <w:right w:val="none" w:sz="0" w:space="0" w:color="auto"/>
      </w:divBdr>
    </w:div>
    <w:div w:id="994533353">
      <w:bodyDiv w:val="1"/>
      <w:marLeft w:val="0"/>
      <w:marRight w:val="0"/>
      <w:marTop w:val="0"/>
      <w:marBottom w:val="0"/>
      <w:divBdr>
        <w:top w:val="none" w:sz="0" w:space="0" w:color="auto"/>
        <w:left w:val="none" w:sz="0" w:space="0" w:color="auto"/>
        <w:bottom w:val="none" w:sz="0" w:space="0" w:color="auto"/>
        <w:right w:val="none" w:sz="0" w:space="0" w:color="auto"/>
      </w:divBdr>
    </w:div>
    <w:div w:id="1081637970">
      <w:bodyDiv w:val="1"/>
      <w:marLeft w:val="0"/>
      <w:marRight w:val="0"/>
      <w:marTop w:val="0"/>
      <w:marBottom w:val="0"/>
      <w:divBdr>
        <w:top w:val="none" w:sz="0" w:space="0" w:color="auto"/>
        <w:left w:val="none" w:sz="0" w:space="0" w:color="auto"/>
        <w:bottom w:val="none" w:sz="0" w:space="0" w:color="auto"/>
        <w:right w:val="none" w:sz="0" w:space="0" w:color="auto"/>
      </w:divBdr>
    </w:div>
    <w:div w:id="1224412256">
      <w:bodyDiv w:val="1"/>
      <w:marLeft w:val="0"/>
      <w:marRight w:val="0"/>
      <w:marTop w:val="0"/>
      <w:marBottom w:val="0"/>
      <w:divBdr>
        <w:top w:val="none" w:sz="0" w:space="0" w:color="auto"/>
        <w:left w:val="none" w:sz="0" w:space="0" w:color="auto"/>
        <w:bottom w:val="none" w:sz="0" w:space="0" w:color="auto"/>
        <w:right w:val="none" w:sz="0" w:space="0" w:color="auto"/>
      </w:divBdr>
    </w:div>
    <w:div w:id="1295987385">
      <w:bodyDiv w:val="1"/>
      <w:marLeft w:val="0"/>
      <w:marRight w:val="0"/>
      <w:marTop w:val="0"/>
      <w:marBottom w:val="0"/>
      <w:divBdr>
        <w:top w:val="none" w:sz="0" w:space="0" w:color="auto"/>
        <w:left w:val="none" w:sz="0" w:space="0" w:color="auto"/>
        <w:bottom w:val="none" w:sz="0" w:space="0" w:color="auto"/>
        <w:right w:val="none" w:sz="0" w:space="0" w:color="auto"/>
      </w:divBdr>
    </w:div>
    <w:div w:id="1335450839">
      <w:bodyDiv w:val="1"/>
      <w:marLeft w:val="0"/>
      <w:marRight w:val="0"/>
      <w:marTop w:val="0"/>
      <w:marBottom w:val="0"/>
      <w:divBdr>
        <w:top w:val="none" w:sz="0" w:space="0" w:color="auto"/>
        <w:left w:val="none" w:sz="0" w:space="0" w:color="auto"/>
        <w:bottom w:val="none" w:sz="0" w:space="0" w:color="auto"/>
        <w:right w:val="none" w:sz="0" w:space="0" w:color="auto"/>
      </w:divBdr>
    </w:div>
    <w:div w:id="1546408093">
      <w:bodyDiv w:val="1"/>
      <w:marLeft w:val="0"/>
      <w:marRight w:val="0"/>
      <w:marTop w:val="0"/>
      <w:marBottom w:val="0"/>
      <w:divBdr>
        <w:top w:val="none" w:sz="0" w:space="0" w:color="auto"/>
        <w:left w:val="none" w:sz="0" w:space="0" w:color="auto"/>
        <w:bottom w:val="none" w:sz="0" w:space="0" w:color="auto"/>
        <w:right w:val="none" w:sz="0" w:space="0" w:color="auto"/>
      </w:divBdr>
      <w:divsChild>
        <w:div w:id="1267814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731852">
      <w:bodyDiv w:val="1"/>
      <w:marLeft w:val="0"/>
      <w:marRight w:val="0"/>
      <w:marTop w:val="0"/>
      <w:marBottom w:val="0"/>
      <w:divBdr>
        <w:top w:val="none" w:sz="0" w:space="0" w:color="auto"/>
        <w:left w:val="none" w:sz="0" w:space="0" w:color="auto"/>
        <w:bottom w:val="none" w:sz="0" w:space="0" w:color="auto"/>
        <w:right w:val="none" w:sz="0" w:space="0" w:color="auto"/>
      </w:divBdr>
      <w:divsChild>
        <w:div w:id="938682188">
          <w:marLeft w:val="0"/>
          <w:marRight w:val="0"/>
          <w:marTop w:val="0"/>
          <w:marBottom w:val="0"/>
          <w:divBdr>
            <w:top w:val="none" w:sz="0" w:space="0" w:color="auto"/>
            <w:left w:val="none" w:sz="0" w:space="0" w:color="auto"/>
            <w:bottom w:val="none" w:sz="0" w:space="0" w:color="auto"/>
            <w:right w:val="none" w:sz="0" w:space="0" w:color="auto"/>
          </w:divBdr>
        </w:div>
        <w:div w:id="393629983">
          <w:marLeft w:val="0"/>
          <w:marRight w:val="0"/>
          <w:marTop w:val="0"/>
          <w:marBottom w:val="0"/>
          <w:divBdr>
            <w:top w:val="none" w:sz="0" w:space="0" w:color="auto"/>
            <w:left w:val="none" w:sz="0" w:space="0" w:color="auto"/>
            <w:bottom w:val="none" w:sz="0" w:space="0" w:color="auto"/>
            <w:right w:val="none" w:sz="0" w:space="0" w:color="auto"/>
          </w:divBdr>
        </w:div>
        <w:div w:id="703167014">
          <w:marLeft w:val="0"/>
          <w:marRight w:val="0"/>
          <w:marTop w:val="0"/>
          <w:marBottom w:val="0"/>
          <w:divBdr>
            <w:top w:val="none" w:sz="0" w:space="0" w:color="auto"/>
            <w:left w:val="none" w:sz="0" w:space="0" w:color="auto"/>
            <w:bottom w:val="none" w:sz="0" w:space="0" w:color="auto"/>
            <w:right w:val="none" w:sz="0" w:space="0" w:color="auto"/>
          </w:divBdr>
        </w:div>
        <w:div w:id="1086878299">
          <w:marLeft w:val="0"/>
          <w:marRight w:val="0"/>
          <w:marTop w:val="0"/>
          <w:marBottom w:val="0"/>
          <w:divBdr>
            <w:top w:val="none" w:sz="0" w:space="0" w:color="auto"/>
            <w:left w:val="none" w:sz="0" w:space="0" w:color="auto"/>
            <w:bottom w:val="none" w:sz="0" w:space="0" w:color="auto"/>
            <w:right w:val="none" w:sz="0" w:space="0" w:color="auto"/>
          </w:divBdr>
        </w:div>
        <w:div w:id="891431133">
          <w:marLeft w:val="0"/>
          <w:marRight w:val="0"/>
          <w:marTop w:val="0"/>
          <w:marBottom w:val="0"/>
          <w:divBdr>
            <w:top w:val="none" w:sz="0" w:space="0" w:color="auto"/>
            <w:left w:val="none" w:sz="0" w:space="0" w:color="auto"/>
            <w:bottom w:val="none" w:sz="0" w:space="0" w:color="auto"/>
            <w:right w:val="none" w:sz="0" w:space="0" w:color="auto"/>
          </w:divBdr>
        </w:div>
        <w:div w:id="1038118506">
          <w:marLeft w:val="0"/>
          <w:marRight w:val="0"/>
          <w:marTop w:val="0"/>
          <w:marBottom w:val="0"/>
          <w:divBdr>
            <w:top w:val="none" w:sz="0" w:space="0" w:color="auto"/>
            <w:left w:val="none" w:sz="0" w:space="0" w:color="auto"/>
            <w:bottom w:val="none" w:sz="0" w:space="0" w:color="auto"/>
            <w:right w:val="none" w:sz="0" w:space="0" w:color="auto"/>
          </w:divBdr>
        </w:div>
        <w:div w:id="13579851">
          <w:marLeft w:val="0"/>
          <w:marRight w:val="0"/>
          <w:marTop w:val="0"/>
          <w:marBottom w:val="0"/>
          <w:divBdr>
            <w:top w:val="none" w:sz="0" w:space="0" w:color="auto"/>
            <w:left w:val="none" w:sz="0" w:space="0" w:color="auto"/>
            <w:bottom w:val="none" w:sz="0" w:space="0" w:color="auto"/>
            <w:right w:val="none" w:sz="0" w:space="0" w:color="auto"/>
          </w:divBdr>
        </w:div>
        <w:div w:id="107509174">
          <w:marLeft w:val="0"/>
          <w:marRight w:val="0"/>
          <w:marTop w:val="0"/>
          <w:marBottom w:val="0"/>
          <w:divBdr>
            <w:top w:val="none" w:sz="0" w:space="0" w:color="auto"/>
            <w:left w:val="none" w:sz="0" w:space="0" w:color="auto"/>
            <w:bottom w:val="none" w:sz="0" w:space="0" w:color="auto"/>
            <w:right w:val="none" w:sz="0" w:space="0" w:color="auto"/>
          </w:divBdr>
        </w:div>
        <w:div w:id="2128693844">
          <w:marLeft w:val="0"/>
          <w:marRight w:val="0"/>
          <w:marTop w:val="0"/>
          <w:marBottom w:val="0"/>
          <w:divBdr>
            <w:top w:val="none" w:sz="0" w:space="0" w:color="auto"/>
            <w:left w:val="none" w:sz="0" w:space="0" w:color="auto"/>
            <w:bottom w:val="none" w:sz="0" w:space="0" w:color="auto"/>
            <w:right w:val="none" w:sz="0" w:space="0" w:color="auto"/>
          </w:divBdr>
        </w:div>
        <w:div w:id="694238082">
          <w:marLeft w:val="0"/>
          <w:marRight w:val="0"/>
          <w:marTop w:val="0"/>
          <w:marBottom w:val="0"/>
          <w:divBdr>
            <w:top w:val="none" w:sz="0" w:space="0" w:color="auto"/>
            <w:left w:val="none" w:sz="0" w:space="0" w:color="auto"/>
            <w:bottom w:val="none" w:sz="0" w:space="0" w:color="auto"/>
            <w:right w:val="none" w:sz="0" w:space="0" w:color="auto"/>
          </w:divBdr>
        </w:div>
        <w:div w:id="2007902878">
          <w:marLeft w:val="0"/>
          <w:marRight w:val="0"/>
          <w:marTop w:val="0"/>
          <w:marBottom w:val="0"/>
          <w:divBdr>
            <w:top w:val="none" w:sz="0" w:space="0" w:color="auto"/>
            <w:left w:val="none" w:sz="0" w:space="0" w:color="auto"/>
            <w:bottom w:val="none" w:sz="0" w:space="0" w:color="auto"/>
            <w:right w:val="none" w:sz="0" w:space="0" w:color="auto"/>
          </w:divBdr>
        </w:div>
        <w:div w:id="86585729">
          <w:marLeft w:val="0"/>
          <w:marRight w:val="0"/>
          <w:marTop w:val="0"/>
          <w:marBottom w:val="0"/>
          <w:divBdr>
            <w:top w:val="none" w:sz="0" w:space="0" w:color="auto"/>
            <w:left w:val="none" w:sz="0" w:space="0" w:color="auto"/>
            <w:bottom w:val="none" w:sz="0" w:space="0" w:color="auto"/>
            <w:right w:val="none" w:sz="0" w:space="0" w:color="auto"/>
          </w:divBdr>
        </w:div>
        <w:div w:id="793912588">
          <w:marLeft w:val="0"/>
          <w:marRight w:val="0"/>
          <w:marTop w:val="0"/>
          <w:marBottom w:val="0"/>
          <w:divBdr>
            <w:top w:val="none" w:sz="0" w:space="0" w:color="auto"/>
            <w:left w:val="none" w:sz="0" w:space="0" w:color="auto"/>
            <w:bottom w:val="none" w:sz="0" w:space="0" w:color="auto"/>
            <w:right w:val="none" w:sz="0" w:space="0" w:color="auto"/>
          </w:divBdr>
        </w:div>
        <w:div w:id="1028064559">
          <w:marLeft w:val="0"/>
          <w:marRight w:val="0"/>
          <w:marTop w:val="0"/>
          <w:marBottom w:val="0"/>
          <w:divBdr>
            <w:top w:val="none" w:sz="0" w:space="0" w:color="auto"/>
            <w:left w:val="none" w:sz="0" w:space="0" w:color="auto"/>
            <w:bottom w:val="none" w:sz="0" w:space="0" w:color="auto"/>
            <w:right w:val="none" w:sz="0" w:space="0" w:color="auto"/>
          </w:divBdr>
        </w:div>
        <w:div w:id="1391266886">
          <w:marLeft w:val="0"/>
          <w:marRight w:val="0"/>
          <w:marTop w:val="0"/>
          <w:marBottom w:val="0"/>
          <w:divBdr>
            <w:top w:val="none" w:sz="0" w:space="0" w:color="auto"/>
            <w:left w:val="none" w:sz="0" w:space="0" w:color="auto"/>
            <w:bottom w:val="none" w:sz="0" w:space="0" w:color="auto"/>
            <w:right w:val="none" w:sz="0" w:space="0" w:color="auto"/>
          </w:divBdr>
        </w:div>
        <w:div w:id="1684629266">
          <w:marLeft w:val="0"/>
          <w:marRight w:val="0"/>
          <w:marTop w:val="0"/>
          <w:marBottom w:val="0"/>
          <w:divBdr>
            <w:top w:val="none" w:sz="0" w:space="0" w:color="auto"/>
            <w:left w:val="none" w:sz="0" w:space="0" w:color="auto"/>
            <w:bottom w:val="none" w:sz="0" w:space="0" w:color="auto"/>
            <w:right w:val="none" w:sz="0" w:space="0" w:color="auto"/>
          </w:divBdr>
        </w:div>
        <w:div w:id="1054743391">
          <w:marLeft w:val="0"/>
          <w:marRight w:val="0"/>
          <w:marTop w:val="0"/>
          <w:marBottom w:val="0"/>
          <w:divBdr>
            <w:top w:val="none" w:sz="0" w:space="0" w:color="auto"/>
            <w:left w:val="none" w:sz="0" w:space="0" w:color="auto"/>
            <w:bottom w:val="none" w:sz="0" w:space="0" w:color="auto"/>
            <w:right w:val="none" w:sz="0" w:space="0" w:color="auto"/>
          </w:divBdr>
        </w:div>
        <w:div w:id="501315264">
          <w:marLeft w:val="0"/>
          <w:marRight w:val="0"/>
          <w:marTop w:val="0"/>
          <w:marBottom w:val="0"/>
          <w:divBdr>
            <w:top w:val="none" w:sz="0" w:space="0" w:color="auto"/>
            <w:left w:val="none" w:sz="0" w:space="0" w:color="auto"/>
            <w:bottom w:val="none" w:sz="0" w:space="0" w:color="auto"/>
            <w:right w:val="none" w:sz="0" w:space="0" w:color="auto"/>
          </w:divBdr>
        </w:div>
        <w:div w:id="1238589972">
          <w:marLeft w:val="0"/>
          <w:marRight w:val="0"/>
          <w:marTop w:val="0"/>
          <w:marBottom w:val="0"/>
          <w:divBdr>
            <w:top w:val="none" w:sz="0" w:space="0" w:color="auto"/>
            <w:left w:val="none" w:sz="0" w:space="0" w:color="auto"/>
            <w:bottom w:val="none" w:sz="0" w:space="0" w:color="auto"/>
            <w:right w:val="none" w:sz="0" w:space="0" w:color="auto"/>
          </w:divBdr>
        </w:div>
        <w:div w:id="885918967">
          <w:marLeft w:val="0"/>
          <w:marRight w:val="0"/>
          <w:marTop w:val="0"/>
          <w:marBottom w:val="0"/>
          <w:divBdr>
            <w:top w:val="none" w:sz="0" w:space="0" w:color="auto"/>
            <w:left w:val="none" w:sz="0" w:space="0" w:color="auto"/>
            <w:bottom w:val="none" w:sz="0" w:space="0" w:color="auto"/>
            <w:right w:val="none" w:sz="0" w:space="0" w:color="auto"/>
          </w:divBdr>
        </w:div>
        <w:div w:id="596671629">
          <w:marLeft w:val="0"/>
          <w:marRight w:val="0"/>
          <w:marTop w:val="0"/>
          <w:marBottom w:val="0"/>
          <w:divBdr>
            <w:top w:val="none" w:sz="0" w:space="0" w:color="auto"/>
            <w:left w:val="none" w:sz="0" w:space="0" w:color="auto"/>
            <w:bottom w:val="none" w:sz="0" w:space="0" w:color="auto"/>
            <w:right w:val="none" w:sz="0" w:space="0" w:color="auto"/>
          </w:divBdr>
          <w:divsChild>
            <w:div w:id="1815564635">
              <w:marLeft w:val="0"/>
              <w:marRight w:val="0"/>
              <w:marTop w:val="0"/>
              <w:marBottom w:val="0"/>
              <w:divBdr>
                <w:top w:val="none" w:sz="0" w:space="0" w:color="auto"/>
                <w:left w:val="none" w:sz="0" w:space="0" w:color="auto"/>
                <w:bottom w:val="none" w:sz="0" w:space="0" w:color="auto"/>
                <w:right w:val="none" w:sz="0" w:space="0" w:color="auto"/>
              </w:divBdr>
            </w:div>
            <w:div w:id="569006153">
              <w:marLeft w:val="0"/>
              <w:marRight w:val="0"/>
              <w:marTop w:val="0"/>
              <w:marBottom w:val="0"/>
              <w:divBdr>
                <w:top w:val="none" w:sz="0" w:space="0" w:color="auto"/>
                <w:left w:val="none" w:sz="0" w:space="0" w:color="auto"/>
                <w:bottom w:val="none" w:sz="0" w:space="0" w:color="auto"/>
                <w:right w:val="none" w:sz="0" w:space="0" w:color="auto"/>
              </w:divBdr>
            </w:div>
            <w:div w:id="2034263888">
              <w:marLeft w:val="0"/>
              <w:marRight w:val="0"/>
              <w:marTop w:val="0"/>
              <w:marBottom w:val="0"/>
              <w:divBdr>
                <w:top w:val="none" w:sz="0" w:space="0" w:color="auto"/>
                <w:left w:val="none" w:sz="0" w:space="0" w:color="auto"/>
                <w:bottom w:val="none" w:sz="0" w:space="0" w:color="auto"/>
                <w:right w:val="none" w:sz="0" w:space="0" w:color="auto"/>
              </w:divBdr>
            </w:div>
            <w:div w:id="2079015358">
              <w:marLeft w:val="0"/>
              <w:marRight w:val="0"/>
              <w:marTop w:val="0"/>
              <w:marBottom w:val="0"/>
              <w:divBdr>
                <w:top w:val="none" w:sz="0" w:space="0" w:color="auto"/>
                <w:left w:val="none" w:sz="0" w:space="0" w:color="auto"/>
                <w:bottom w:val="none" w:sz="0" w:space="0" w:color="auto"/>
                <w:right w:val="none" w:sz="0" w:space="0" w:color="auto"/>
              </w:divBdr>
            </w:div>
            <w:div w:id="1146623818">
              <w:marLeft w:val="0"/>
              <w:marRight w:val="0"/>
              <w:marTop w:val="0"/>
              <w:marBottom w:val="0"/>
              <w:divBdr>
                <w:top w:val="none" w:sz="0" w:space="0" w:color="auto"/>
                <w:left w:val="none" w:sz="0" w:space="0" w:color="auto"/>
                <w:bottom w:val="none" w:sz="0" w:space="0" w:color="auto"/>
                <w:right w:val="none" w:sz="0" w:space="0" w:color="auto"/>
              </w:divBdr>
            </w:div>
            <w:div w:id="1840652754">
              <w:marLeft w:val="0"/>
              <w:marRight w:val="0"/>
              <w:marTop w:val="0"/>
              <w:marBottom w:val="0"/>
              <w:divBdr>
                <w:top w:val="none" w:sz="0" w:space="0" w:color="auto"/>
                <w:left w:val="none" w:sz="0" w:space="0" w:color="auto"/>
                <w:bottom w:val="none" w:sz="0" w:space="0" w:color="auto"/>
                <w:right w:val="none" w:sz="0" w:space="0" w:color="auto"/>
              </w:divBdr>
            </w:div>
            <w:div w:id="2073694589">
              <w:marLeft w:val="0"/>
              <w:marRight w:val="0"/>
              <w:marTop w:val="0"/>
              <w:marBottom w:val="0"/>
              <w:divBdr>
                <w:top w:val="none" w:sz="0" w:space="0" w:color="auto"/>
                <w:left w:val="none" w:sz="0" w:space="0" w:color="auto"/>
                <w:bottom w:val="none" w:sz="0" w:space="0" w:color="auto"/>
                <w:right w:val="none" w:sz="0" w:space="0" w:color="auto"/>
              </w:divBdr>
            </w:div>
            <w:div w:id="125855542">
              <w:marLeft w:val="0"/>
              <w:marRight w:val="0"/>
              <w:marTop w:val="0"/>
              <w:marBottom w:val="0"/>
              <w:divBdr>
                <w:top w:val="none" w:sz="0" w:space="0" w:color="auto"/>
                <w:left w:val="none" w:sz="0" w:space="0" w:color="auto"/>
                <w:bottom w:val="none" w:sz="0" w:space="0" w:color="auto"/>
                <w:right w:val="none" w:sz="0" w:space="0" w:color="auto"/>
              </w:divBdr>
            </w:div>
            <w:div w:id="558326283">
              <w:marLeft w:val="0"/>
              <w:marRight w:val="0"/>
              <w:marTop w:val="0"/>
              <w:marBottom w:val="0"/>
              <w:divBdr>
                <w:top w:val="none" w:sz="0" w:space="0" w:color="auto"/>
                <w:left w:val="none" w:sz="0" w:space="0" w:color="auto"/>
                <w:bottom w:val="none" w:sz="0" w:space="0" w:color="auto"/>
                <w:right w:val="none" w:sz="0" w:space="0" w:color="auto"/>
              </w:divBdr>
            </w:div>
            <w:div w:id="1414619261">
              <w:marLeft w:val="0"/>
              <w:marRight w:val="0"/>
              <w:marTop w:val="0"/>
              <w:marBottom w:val="0"/>
              <w:divBdr>
                <w:top w:val="none" w:sz="0" w:space="0" w:color="auto"/>
                <w:left w:val="none" w:sz="0" w:space="0" w:color="auto"/>
                <w:bottom w:val="none" w:sz="0" w:space="0" w:color="auto"/>
                <w:right w:val="none" w:sz="0" w:space="0" w:color="auto"/>
              </w:divBdr>
            </w:div>
            <w:div w:id="1333602242">
              <w:marLeft w:val="0"/>
              <w:marRight w:val="0"/>
              <w:marTop w:val="0"/>
              <w:marBottom w:val="0"/>
              <w:divBdr>
                <w:top w:val="none" w:sz="0" w:space="0" w:color="auto"/>
                <w:left w:val="none" w:sz="0" w:space="0" w:color="auto"/>
                <w:bottom w:val="none" w:sz="0" w:space="0" w:color="auto"/>
                <w:right w:val="none" w:sz="0" w:space="0" w:color="auto"/>
              </w:divBdr>
            </w:div>
            <w:div w:id="1515924721">
              <w:marLeft w:val="0"/>
              <w:marRight w:val="0"/>
              <w:marTop w:val="0"/>
              <w:marBottom w:val="0"/>
              <w:divBdr>
                <w:top w:val="none" w:sz="0" w:space="0" w:color="auto"/>
                <w:left w:val="none" w:sz="0" w:space="0" w:color="auto"/>
                <w:bottom w:val="none" w:sz="0" w:space="0" w:color="auto"/>
                <w:right w:val="none" w:sz="0" w:space="0" w:color="auto"/>
              </w:divBdr>
            </w:div>
            <w:div w:id="953367750">
              <w:marLeft w:val="0"/>
              <w:marRight w:val="0"/>
              <w:marTop w:val="0"/>
              <w:marBottom w:val="0"/>
              <w:divBdr>
                <w:top w:val="none" w:sz="0" w:space="0" w:color="auto"/>
                <w:left w:val="none" w:sz="0" w:space="0" w:color="auto"/>
                <w:bottom w:val="none" w:sz="0" w:space="0" w:color="auto"/>
                <w:right w:val="none" w:sz="0" w:space="0" w:color="auto"/>
              </w:divBdr>
            </w:div>
            <w:div w:id="76563076">
              <w:marLeft w:val="0"/>
              <w:marRight w:val="0"/>
              <w:marTop w:val="0"/>
              <w:marBottom w:val="0"/>
              <w:divBdr>
                <w:top w:val="none" w:sz="0" w:space="0" w:color="auto"/>
                <w:left w:val="none" w:sz="0" w:space="0" w:color="auto"/>
                <w:bottom w:val="none" w:sz="0" w:space="0" w:color="auto"/>
                <w:right w:val="none" w:sz="0" w:space="0" w:color="auto"/>
              </w:divBdr>
            </w:div>
            <w:div w:id="1791972422">
              <w:marLeft w:val="0"/>
              <w:marRight w:val="0"/>
              <w:marTop w:val="0"/>
              <w:marBottom w:val="0"/>
              <w:divBdr>
                <w:top w:val="none" w:sz="0" w:space="0" w:color="auto"/>
                <w:left w:val="none" w:sz="0" w:space="0" w:color="auto"/>
                <w:bottom w:val="none" w:sz="0" w:space="0" w:color="auto"/>
                <w:right w:val="none" w:sz="0" w:space="0" w:color="auto"/>
              </w:divBdr>
            </w:div>
            <w:div w:id="410546482">
              <w:marLeft w:val="0"/>
              <w:marRight w:val="0"/>
              <w:marTop w:val="0"/>
              <w:marBottom w:val="0"/>
              <w:divBdr>
                <w:top w:val="none" w:sz="0" w:space="0" w:color="auto"/>
                <w:left w:val="none" w:sz="0" w:space="0" w:color="auto"/>
                <w:bottom w:val="none" w:sz="0" w:space="0" w:color="auto"/>
                <w:right w:val="none" w:sz="0" w:space="0" w:color="auto"/>
              </w:divBdr>
            </w:div>
            <w:div w:id="754320105">
              <w:marLeft w:val="0"/>
              <w:marRight w:val="0"/>
              <w:marTop w:val="0"/>
              <w:marBottom w:val="0"/>
              <w:divBdr>
                <w:top w:val="none" w:sz="0" w:space="0" w:color="auto"/>
                <w:left w:val="none" w:sz="0" w:space="0" w:color="auto"/>
                <w:bottom w:val="none" w:sz="0" w:space="0" w:color="auto"/>
                <w:right w:val="none" w:sz="0" w:space="0" w:color="auto"/>
              </w:divBdr>
            </w:div>
            <w:div w:id="1628120889">
              <w:marLeft w:val="0"/>
              <w:marRight w:val="0"/>
              <w:marTop w:val="0"/>
              <w:marBottom w:val="0"/>
              <w:divBdr>
                <w:top w:val="none" w:sz="0" w:space="0" w:color="auto"/>
                <w:left w:val="none" w:sz="0" w:space="0" w:color="auto"/>
                <w:bottom w:val="none" w:sz="0" w:space="0" w:color="auto"/>
                <w:right w:val="none" w:sz="0" w:space="0" w:color="auto"/>
              </w:divBdr>
            </w:div>
            <w:div w:id="1429278756">
              <w:marLeft w:val="0"/>
              <w:marRight w:val="0"/>
              <w:marTop w:val="0"/>
              <w:marBottom w:val="0"/>
              <w:divBdr>
                <w:top w:val="none" w:sz="0" w:space="0" w:color="auto"/>
                <w:left w:val="none" w:sz="0" w:space="0" w:color="auto"/>
                <w:bottom w:val="none" w:sz="0" w:space="0" w:color="auto"/>
                <w:right w:val="none" w:sz="0" w:space="0" w:color="auto"/>
              </w:divBdr>
            </w:div>
            <w:div w:id="1277180062">
              <w:marLeft w:val="0"/>
              <w:marRight w:val="0"/>
              <w:marTop w:val="0"/>
              <w:marBottom w:val="0"/>
              <w:divBdr>
                <w:top w:val="none" w:sz="0" w:space="0" w:color="auto"/>
                <w:left w:val="none" w:sz="0" w:space="0" w:color="auto"/>
                <w:bottom w:val="none" w:sz="0" w:space="0" w:color="auto"/>
                <w:right w:val="none" w:sz="0" w:space="0" w:color="auto"/>
              </w:divBdr>
            </w:div>
          </w:divsChild>
        </w:div>
        <w:div w:id="1531916251">
          <w:marLeft w:val="0"/>
          <w:marRight w:val="0"/>
          <w:marTop w:val="0"/>
          <w:marBottom w:val="0"/>
          <w:divBdr>
            <w:top w:val="none" w:sz="0" w:space="0" w:color="auto"/>
            <w:left w:val="none" w:sz="0" w:space="0" w:color="auto"/>
            <w:bottom w:val="none" w:sz="0" w:space="0" w:color="auto"/>
            <w:right w:val="none" w:sz="0" w:space="0" w:color="auto"/>
          </w:divBdr>
        </w:div>
        <w:div w:id="2120683357">
          <w:marLeft w:val="0"/>
          <w:marRight w:val="0"/>
          <w:marTop w:val="0"/>
          <w:marBottom w:val="0"/>
          <w:divBdr>
            <w:top w:val="none" w:sz="0" w:space="0" w:color="auto"/>
            <w:left w:val="none" w:sz="0" w:space="0" w:color="auto"/>
            <w:bottom w:val="none" w:sz="0" w:space="0" w:color="auto"/>
            <w:right w:val="none" w:sz="0" w:space="0" w:color="auto"/>
          </w:divBdr>
        </w:div>
        <w:div w:id="1783382903">
          <w:marLeft w:val="0"/>
          <w:marRight w:val="0"/>
          <w:marTop w:val="0"/>
          <w:marBottom w:val="0"/>
          <w:divBdr>
            <w:top w:val="none" w:sz="0" w:space="0" w:color="auto"/>
            <w:left w:val="none" w:sz="0" w:space="0" w:color="auto"/>
            <w:bottom w:val="none" w:sz="0" w:space="0" w:color="auto"/>
            <w:right w:val="none" w:sz="0" w:space="0" w:color="auto"/>
          </w:divBdr>
        </w:div>
        <w:div w:id="1218934761">
          <w:marLeft w:val="0"/>
          <w:marRight w:val="0"/>
          <w:marTop w:val="0"/>
          <w:marBottom w:val="0"/>
          <w:divBdr>
            <w:top w:val="none" w:sz="0" w:space="0" w:color="auto"/>
            <w:left w:val="none" w:sz="0" w:space="0" w:color="auto"/>
            <w:bottom w:val="none" w:sz="0" w:space="0" w:color="auto"/>
            <w:right w:val="none" w:sz="0" w:space="0" w:color="auto"/>
          </w:divBdr>
        </w:div>
        <w:div w:id="1381592374">
          <w:marLeft w:val="0"/>
          <w:marRight w:val="0"/>
          <w:marTop w:val="0"/>
          <w:marBottom w:val="0"/>
          <w:divBdr>
            <w:top w:val="none" w:sz="0" w:space="0" w:color="auto"/>
            <w:left w:val="none" w:sz="0" w:space="0" w:color="auto"/>
            <w:bottom w:val="none" w:sz="0" w:space="0" w:color="auto"/>
            <w:right w:val="none" w:sz="0" w:space="0" w:color="auto"/>
          </w:divBdr>
        </w:div>
        <w:div w:id="1332902981">
          <w:marLeft w:val="0"/>
          <w:marRight w:val="0"/>
          <w:marTop w:val="0"/>
          <w:marBottom w:val="0"/>
          <w:divBdr>
            <w:top w:val="none" w:sz="0" w:space="0" w:color="auto"/>
            <w:left w:val="none" w:sz="0" w:space="0" w:color="auto"/>
            <w:bottom w:val="none" w:sz="0" w:space="0" w:color="auto"/>
            <w:right w:val="none" w:sz="0" w:space="0" w:color="auto"/>
          </w:divBdr>
        </w:div>
        <w:div w:id="23100747">
          <w:marLeft w:val="0"/>
          <w:marRight w:val="0"/>
          <w:marTop w:val="0"/>
          <w:marBottom w:val="0"/>
          <w:divBdr>
            <w:top w:val="none" w:sz="0" w:space="0" w:color="auto"/>
            <w:left w:val="none" w:sz="0" w:space="0" w:color="auto"/>
            <w:bottom w:val="none" w:sz="0" w:space="0" w:color="auto"/>
            <w:right w:val="none" w:sz="0" w:space="0" w:color="auto"/>
          </w:divBdr>
        </w:div>
      </w:divsChild>
    </w:div>
    <w:div w:id="1674264747">
      <w:bodyDiv w:val="1"/>
      <w:marLeft w:val="0"/>
      <w:marRight w:val="0"/>
      <w:marTop w:val="0"/>
      <w:marBottom w:val="0"/>
      <w:divBdr>
        <w:top w:val="none" w:sz="0" w:space="0" w:color="auto"/>
        <w:left w:val="none" w:sz="0" w:space="0" w:color="auto"/>
        <w:bottom w:val="none" w:sz="0" w:space="0" w:color="auto"/>
        <w:right w:val="none" w:sz="0" w:space="0" w:color="auto"/>
      </w:divBdr>
    </w:div>
    <w:div w:id="1980919838">
      <w:bodyDiv w:val="1"/>
      <w:marLeft w:val="0"/>
      <w:marRight w:val="0"/>
      <w:marTop w:val="0"/>
      <w:marBottom w:val="0"/>
      <w:divBdr>
        <w:top w:val="none" w:sz="0" w:space="0" w:color="auto"/>
        <w:left w:val="none" w:sz="0" w:space="0" w:color="auto"/>
        <w:bottom w:val="none" w:sz="0" w:space="0" w:color="auto"/>
        <w:right w:val="none" w:sz="0" w:space="0" w:color="auto"/>
      </w:divBdr>
      <w:divsChild>
        <w:div w:id="1660575089">
          <w:marLeft w:val="0"/>
          <w:marRight w:val="0"/>
          <w:marTop w:val="0"/>
          <w:marBottom w:val="0"/>
          <w:divBdr>
            <w:top w:val="none" w:sz="0" w:space="0" w:color="auto"/>
            <w:left w:val="none" w:sz="0" w:space="0" w:color="auto"/>
            <w:bottom w:val="none" w:sz="0" w:space="0" w:color="auto"/>
            <w:right w:val="none" w:sz="0" w:space="0" w:color="auto"/>
          </w:divBdr>
        </w:div>
        <w:div w:id="1386102210">
          <w:marLeft w:val="0"/>
          <w:marRight w:val="0"/>
          <w:marTop w:val="0"/>
          <w:marBottom w:val="0"/>
          <w:divBdr>
            <w:top w:val="none" w:sz="0" w:space="0" w:color="auto"/>
            <w:left w:val="none" w:sz="0" w:space="0" w:color="auto"/>
            <w:bottom w:val="none" w:sz="0" w:space="0" w:color="auto"/>
            <w:right w:val="none" w:sz="0" w:space="0" w:color="auto"/>
          </w:divBdr>
        </w:div>
        <w:div w:id="1572500898">
          <w:marLeft w:val="0"/>
          <w:marRight w:val="0"/>
          <w:marTop w:val="0"/>
          <w:marBottom w:val="0"/>
          <w:divBdr>
            <w:top w:val="none" w:sz="0" w:space="0" w:color="auto"/>
            <w:left w:val="none" w:sz="0" w:space="0" w:color="auto"/>
            <w:bottom w:val="none" w:sz="0" w:space="0" w:color="auto"/>
            <w:right w:val="none" w:sz="0" w:space="0" w:color="auto"/>
          </w:divBdr>
        </w:div>
        <w:div w:id="2047561135">
          <w:marLeft w:val="0"/>
          <w:marRight w:val="0"/>
          <w:marTop w:val="0"/>
          <w:marBottom w:val="0"/>
          <w:divBdr>
            <w:top w:val="none" w:sz="0" w:space="0" w:color="auto"/>
            <w:left w:val="none" w:sz="0" w:space="0" w:color="auto"/>
            <w:bottom w:val="none" w:sz="0" w:space="0" w:color="auto"/>
            <w:right w:val="none" w:sz="0" w:space="0" w:color="auto"/>
          </w:divBdr>
        </w:div>
        <w:div w:id="1417359318">
          <w:marLeft w:val="0"/>
          <w:marRight w:val="0"/>
          <w:marTop w:val="0"/>
          <w:marBottom w:val="0"/>
          <w:divBdr>
            <w:top w:val="none" w:sz="0" w:space="0" w:color="auto"/>
            <w:left w:val="none" w:sz="0" w:space="0" w:color="auto"/>
            <w:bottom w:val="none" w:sz="0" w:space="0" w:color="auto"/>
            <w:right w:val="none" w:sz="0" w:space="0" w:color="auto"/>
          </w:divBdr>
        </w:div>
        <w:div w:id="1042443797">
          <w:marLeft w:val="0"/>
          <w:marRight w:val="0"/>
          <w:marTop w:val="0"/>
          <w:marBottom w:val="0"/>
          <w:divBdr>
            <w:top w:val="none" w:sz="0" w:space="0" w:color="auto"/>
            <w:left w:val="none" w:sz="0" w:space="0" w:color="auto"/>
            <w:bottom w:val="none" w:sz="0" w:space="0" w:color="auto"/>
            <w:right w:val="none" w:sz="0" w:space="0" w:color="auto"/>
          </w:divBdr>
        </w:div>
        <w:div w:id="1265308697">
          <w:marLeft w:val="0"/>
          <w:marRight w:val="0"/>
          <w:marTop w:val="0"/>
          <w:marBottom w:val="0"/>
          <w:divBdr>
            <w:top w:val="none" w:sz="0" w:space="0" w:color="auto"/>
            <w:left w:val="none" w:sz="0" w:space="0" w:color="auto"/>
            <w:bottom w:val="none" w:sz="0" w:space="0" w:color="auto"/>
            <w:right w:val="none" w:sz="0" w:space="0" w:color="auto"/>
          </w:divBdr>
        </w:div>
        <w:div w:id="242688906">
          <w:marLeft w:val="0"/>
          <w:marRight w:val="0"/>
          <w:marTop w:val="0"/>
          <w:marBottom w:val="0"/>
          <w:divBdr>
            <w:top w:val="none" w:sz="0" w:space="0" w:color="auto"/>
            <w:left w:val="none" w:sz="0" w:space="0" w:color="auto"/>
            <w:bottom w:val="none" w:sz="0" w:space="0" w:color="auto"/>
            <w:right w:val="none" w:sz="0" w:space="0" w:color="auto"/>
          </w:divBdr>
        </w:div>
        <w:div w:id="2078899114">
          <w:marLeft w:val="0"/>
          <w:marRight w:val="0"/>
          <w:marTop w:val="0"/>
          <w:marBottom w:val="0"/>
          <w:divBdr>
            <w:top w:val="none" w:sz="0" w:space="0" w:color="auto"/>
            <w:left w:val="none" w:sz="0" w:space="0" w:color="auto"/>
            <w:bottom w:val="none" w:sz="0" w:space="0" w:color="auto"/>
            <w:right w:val="none" w:sz="0" w:space="0" w:color="auto"/>
          </w:divBdr>
        </w:div>
        <w:div w:id="1159347828">
          <w:marLeft w:val="0"/>
          <w:marRight w:val="0"/>
          <w:marTop w:val="0"/>
          <w:marBottom w:val="0"/>
          <w:divBdr>
            <w:top w:val="none" w:sz="0" w:space="0" w:color="auto"/>
            <w:left w:val="none" w:sz="0" w:space="0" w:color="auto"/>
            <w:bottom w:val="none" w:sz="0" w:space="0" w:color="auto"/>
            <w:right w:val="none" w:sz="0" w:space="0" w:color="auto"/>
          </w:divBdr>
        </w:div>
        <w:div w:id="237633958">
          <w:marLeft w:val="0"/>
          <w:marRight w:val="0"/>
          <w:marTop w:val="0"/>
          <w:marBottom w:val="0"/>
          <w:divBdr>
            <w:top w:val="none" w:sz="0" w:space="0" w:color="auto"/>
            <w:left w:val="none" w:sz="0" w:space="0" w:color="auto"/>
            <w:bottom w:val="none" w:sz="0" w:space="0" w:color="auto"/>
            <w:right w:val="none" w:sz="0" w:space="0" w:color="auto"/>
          </w:divBdr>
        </w:div>
        <w:div w:id="952591839">
          <w:marLeft w:val="0"/>
          <w:marRight w:val="0"/>
          <w:marTop w:val="0"/>
          <w:marBottom w:val="0"/>
          <w:divBdr>
            <w:top w:val="none" w:sz="0" w:space="0" w:color="auto"/>
            <w:left w:val="none" w:sz="0" w:space="0" w:color="auto"/>
            <w:bottom w:val="none" w:sz="0" w:space="0" w:color="auto"/>
            <w:right w:val="none" w:sz="0" w:space="0" w:color="auto"/>
          </w:divBdr>
        </w:div>
        <w:div w:id="904804896">
          <w:marLeft w:val="0"/>
          <w:marRight w:val="0"/>
          <w:marTop w:val="0"/>
          <w:marBottom w:val="0"/>
          <w:divBdr>
            <w:top w:val="none" w:sz="0" w:space="0" w:color="auto"/>
            <w:left w:val="none" w:sz="0" w:space="0" w:color="auto"/>
            <w:bottom w:val="none" w:sz="0" w:space="0" w:color="auto"/>
            <w:right w:val="none" w:sz="0" w:space="0" w:color="auto"/>
          </w:divBdr>
        </w:div>
        <w:div w:id="89086339">
          <w:marLeft w:val="0"/>
          <w:marRight w:val="0"/>
          <w:marTop w:val="0"/>
          <w:marBottom w:val="0"/>
          <w:divBdr>
            <w:top w:val="none" w:sz="0" w:space="0" w:color="auto"/>
            <w:left w:val="none" w:sz="0" w:space="0" w:color="auto"/>
            <w:bottom w:val="none" w:sz="0" w:space="0" w:color="auto"/>
            <w:right w:val="none" w:sz="0" w:space="0" w:color="auto"/>
          </w:divBdr>
        </w:div>
        <w:div w:id="276638923">
          <w:marLeft w:val="0"/>
          <w:marRight w:val="0"/>
          <w:marTop w:val="0"/>
          <w:marBottom w:val="0"/>
          <w:divBdr>
            <w:top w:val="none" w:sz="0" w:space="0" w:color="auto"/>
            <w:left w:val="none" w:sz="0" w:space="0" w:color="auto"/>
            <w:bottom w:val="none" w:sz="0" w:space="0" w:color="auto"/>
            <w:right w:val="none" w:sz="0" w:space="0" w:color="auto"/>
          </w:divBdr>
        </w:div>
        <w:div w:id="1870410688">
          <w:marLeft w:val="0"/>
          <w:marRight w:val="0"/>
          <w:marTop w:val="0"/>
          <w:marBottom w:val="0"/>
          <w:divBdr>
            <w:top w:val="none" w:sz="0" w:space="0" w:color="auto"/>
            <w:left w:val="none" w:sz="0" w:space="0" w:color="auto"/>
            <w:bottom w:val="none" w:sz="0" w:space="0" w:color="auto"/>
            <w:right w:val="none" w:sz="0" w:space="0" w:color="auto"/>
          </w:divBdr>
        </w:div>
        <w:div w:id="1416324311">
          <w:marLeft w:val="0"/>
          <w:marRight w:val="0"/>
          <w:marTop w:val="0"/>
          <w:marBottom w:val="0"/>
          <w:divBdr>
            <w:top w:val="none" w:sz="0" w:space="0" w:color="auto"/>
            <w:left w:val="none" w:sz="0" w:space="0" w:color="auto"/>
            <w:bottom w:val="none" w:sz="0" w:space="0" w:color="auto"/>
            <w:right w:val="none" w:sz="0" w:space="0" w:color="auto"/>
          </w:divBdr>
        </w:div>
        <w:div w:id="1146514664">
          <w:marLeft w:val="0"/>
          <w:marRight w:val="0"/>
          <w:marTop w:val="0"/>
          <w:marBottom w:val="0"/>
          <w:divBdr>
            <w:top w:val="none" w:sz="0" w:space="0" w:color="auto"/>
            <w:left w:val="none" w:sz="0" w:space="0" w:color="auto"/>
            <w:bottom w:val="none" w:sz="0" w:space="0" w:color="auto"/>
            <w:right w:val="none" w:sz="0" w:space="0" w:color="auto"/>
          </w:divBdr>
        </w:div>
        <w:div w:id="484784422">
          <w:marLeft w:val="0"/>
          <w:marRight w:val="0"/>
          <w:marTop w:val="0"/>
          <w:marBottom w:val="0"/>
          <w:divBdr>
            <w:top w:val="none" w:sz="0" w:space="0" w:color="auto"/>
            <w:left w:val="none" w:sz="0" w:space="0" w:color="auto"/>
            <w:bottom w:val="none" w:sz="0" w:space="0" w:color="auto"/>
            <w:right w:val="none" w:sz="0" w:space="0" w:color="auto"/>
          </w:divBdr>
        </w:div>
        <w:div w:id="2007710388">
          <w:marLeft w:val="0"/>
          <w:marRight w:val="0"/>
          <w:marTop w:val="0"/>
          <w:marBottom w:val="0"/>
          <w:divBdr>
            <w:top w:val="none" w:sz="0" w:space="0" w:color="auto"/>
            <w:left w:val="none" w:sz="0" w:space="0" w:color="auto"/>
            <w:bottom w:val="none" w:sz="0" w:space="0" w:color="auto"/>
            <w:right w:val="none" w:sz="0" w:space="0" w:color="auto"/>
          </w:divBdr>
        </w:div>
        <w:div w:id="1117913204">
          <w:marLeft w:val="0"/>
          <w:marRight w:val="0"/>
          <w:marTop w:val="0"/>
          <w:marBottom w:val="0"/>
          <w:divBdr>
            <w:top w:val="none" w:sz="0" w:space="0" w:color="auto"/>
            <w:left w:val="none" w:sz="0" w:space="0" w:color="auto"/>
            <w:bottom w:val="none" w:sz="0" w:space="0" w:color="auto"/>
            <w:right w:val="none" w:sz="0" w:space="0" w:color="auto"/>
          </w:divBdr>
          <w:divsChild>
            <w:div w:id="677315237">
              <w:marLeft w:val="0"/>
              <w:marRight w:val="0"/>
              <w:marTop w:val="0"/>
              <w:marBottom w:val="0"/>
              <w:divBdr>
                <w:top w:val="none" w:sz="0" w:space="0" w:color="auto"/>
                <w:left w:val="none" w:sz="0" w:space="0" w:color="auto"/>
                <w:bottom w:val="none" w:sz="0" w:space="0" w:color="auto"/>
                <w:right w:val="none" w:sz="0" w:space="0" w:color="auto"/>
              </w:divBdr>
            </w:div>
            <w:div w:id="1847358775">
              <w:marLeft w:val="0"/>
              <w:marRight w:val="0"/>
              <w:marTop w:val="0"/>
              <w:marBottom w:val="0"/>
              <w:divBdr>
                <w:top w:val="none" w:sz="0" w:space="0" w:color="auto"/>
                <w:left w:val="none" w:sz="0" w:space="0" w:color="auto"/>
                <w:bottom w:val="none" w:sz="0" w:space="0" w:color="auto"/>
                <w:right w:val="none" w:sz="0" w:space="0" w:color="auto"/>
              </w:divBdr>
            </w:div>
            <w:div w:id="1698502641">
              <w:marLeft w:val="0"/>
              <w:marRight w:val="0"/>
              <w:marTop w:val="0"/>
              <w:marBottom w:val="0"/>
              <w:divBdr>
                <w:top w:val="none" w:sz="0" w:space="0" w:color="auto"/>
                <w:left w:val="none" w:sz="0" w:space="0" w:color="auto"/>
                <w:bottom w:val="none" w:sz="0" w:space="0" w:color="auto"/>
                <w:right w:val="none" w:sz="0" w:space="0" w:color="auto"/>
              </w:divBdr>
            </w:div>
            <w:div w:id="132674939">
              <w:marLeft w:val="0"/>
              <w:marRight w:val="0"/>
              <w:marTop w:val="0"/>
              <w:marBottom w:val="0"/>
              <w:divBdr>
                <w:top w:val="none" w:sz="0" w:space="0" w:color="auto"/>
                <w:left w:val="none" w:sz="0" w:space="0" w:color="auto"/>
                <w:bottom w:val="none" w:sz="0" w:space="0" w:color="auto"/>
                <w:right w:val="none" w:sz="0" w:space="0" w:color="auto"/>
              </w:divBdr>
            </w:div>
            <w:div w:id="576669439">
              <w:marLeft w:val="0"/>
              <w:marRight w:val="0"/>
              <w:marTop w:val="0"/>
              <w:marBottom w:val="0"/>
              <w:divBdr>
                <w:top w:val="none" w:sz="0" w:space="0" w:color="auto"/>
                <w:left w:val="none" w:sz="0" w:space="0" w:color="auto"/>
                <w:bottom w:val="none" w:sz="0" w:space="0" w:color="auto"/>
                <w:right w:val="none" w:sz="0" w:space="0" w:color="auto"/>
              </w:divBdr>
            </w:div>
            <w:div w:id="1246379549">
              <w:marLeft w:val="0"/>
              <w:marRight w:val="0"/>
              <w:marTop w:val="0"/>
              <w:marBottom w:val="0"/>
              <w:divBdr>
                <w:top w:val="none" w:sz="0" w:space="0" w:color="auto"/>
                <w:left w:val="none" w:sz="0" w:space="0" w:color="auto"/>
                <w:bottom w:val="none" w:sz="0" w:space="0" w:color="auto"/>
                <w:right w:val="none" w:sz="0" w:space="0" w:color="auto"/>
              </w:divBdr>
            </w:div>
            <w:div w:id="1710914150">
              <w:marLeft w:val="0"/>
              <w:marRight w:val="0"/>
              <w:marTop w:val="0"/>
              <w:marBottom w:val="0"/>
              <w:divBdr>
                <w:top w:val="none" w:sz="0" w:space="0" w:color="auto"/>
                <w:left w:val="none" w:sz="0" w:space="0" w:color="auto"/>
                <w:bottom w:val="none" w:sz="0" w:space="0" w:color="auto"/>
                <w:right w:val="none" w:sz="0" w:space="0" w:color="auto"/>
              </w:divBdr>
            </w:div>
            <w:div w:id="1220552088">
              <w:marLeft w:val="0"/>
              <w:marRight w:val="0"/>
              <w:marTop w:val="0"/>
              <w:marBottom w:val="0"/>
              <w:divBdr>
                <w:top w:val="none" w:sz="0" w:space="0" w:color="auto"/>
                <w:left w:val="none" w:sz="0" w:space="0" w:color="auto"/>
                <w:bottom w:val="none" w:sz="0" w:space="0" w:color="auto"/>
                <w:right w:val="none" w:sz="0" w:space="0" w:color="auto"/>
              </w:divBdr>
            </w:div>
            <w:div w:id="1247304489">
              <w:marLeft w:val="0"/>
              <w:marRight w:val="0"/>
              <w:marTop w:val="0"/>
              <w:marBottom w:val="0"/>
              <w:divBdr>
                <w:top w:val="none" w:sz="0" w:space="0" w:color="auto"/>
                <w:left w:val="none" w:sz="0" w:space="0" w:color="auto"/>
                <w:bottom w:val="none" w:sz="0" w:space="0" w:color="auto"/>
                <w:right w:val="none" w:sz="0" w:space="0" w:color="auto"/>
              </w:divBdr>
            </w:div>
            <w:div w:id="1685594572">
              <w:marLeft w:val="0"/>
              <w:marRight w:val="0"/>
              <w:marTop w:val="0"/>
              <w:marBottom w:val="0"/>
              <w:divBdr>
                <w:top w:val="none" w:sz="0" w:space="0" w:color="auto"/>
                <w:left w:val="none" w:sz="0" w:space="0" w:color="auto"/>
                <w:bottom w:val="none" w:sz="0" w:space="0" w:color="auto"/>
                <w:right w:val="none" w:sz="0" w:space="0" w:color="auto"/>
              </w:divBdr>
            </w:div>
            <w:div w:id="560793512">
              <w:marLeft w:val="0"/>
              <w:marRight w:val="0"/>
              <w:marTop w:val="0"/>
              <w:marBottom w:val="0"/>
              <w:divBdr>
                <w:top w:val="none" w:sz="0" w:space="0" w:color="auto"/>
                <w:left w:val="none" w:sz="0" w:space="0" w:color="auto"/>
                <w:bottom w:val="none" w:sz="0" w:space="0" w:color="auto"/>
                <w:right w:val="none" w:sz="0" w:space="0" w:color="auto"/>
              </w:divBdr>
            </w:div>
            <w:div w:id="1003432799">
              <w:marLeft w:val="0"/>
              <w:marRight w:val="0"/>
              <w:marTop w:val="0"/>
              <w:marBottom w:val="0"/>
              <w:divBdr>
                <w:top w:val="none" w:sz="0" w:space="0" w:color="auto"/>
                <w:left w:val="none" w:sz="0" w:space="0" w:color="auto"/>
                <w:bottom w:val="none" w:sz="0" w:space="0" w:color="auto"/>
                <w:right w:val="none" w:sz="0" w:space="0" w:color="auto"/>
              </w:divBdr>
            </w:div>
            <w:div w:id="2119595784">
              <w:marLeft w:val="0"/>
              <w:marRight w:val="0"/>
              <w:marTop w:val="0"/>
              <w:marBottom w:val="0"/>
              <w:divBdr>
                <w:top w:val="none" w:sz="0" w:space="0" w:color="auto"/>
                <w:left w:val="none" w:sz="0" w:space="0" w:color="auto"/>
                <w:bottom w:val="none" w:sz="0" w:space="0" w:color="auto"/>
                <w:right w:val="none" w:sz="0" w:space="0" w:color="auto"/>
              </w:divBdr>
            </w:div>
            <w:div w:id="616448355">
              <w:marLeft w:val="0"/>
              <w:marRight w:val="0"/>
              <w:marTop w:val="0"/>
              <w:marBottom w:val="0"/>
              <w:divBdr>
                <w:top w:val="none" w:sz="0" w:space="0" w:color="auto"/>
                <w:left w:val="none" w:sz="0" w:space="0" w:color="auto"/>
                <w:bottom w:val="none" w:sz="0" w:space="0" w:color="auto"/>
                <w:right w:val="none" w:sz="0" w:space="0" w:color="auto"/>
              </w:divBdr>
            </w:div>
            <w:div w:id="376441194">
              <w:marLeft w:val="0"/>
              <w:marRight w:val="0"/>
              <w:marTop w:val="0"/>
              <w:marBottom w:val="0"/>
              <w:divBdr>
                <w:top w:val="none" w:sz="0" w:space="0" w:color="auto"/>
                <w:left w:val="none" w:sz="0" w:space="0" w:color="auto"/>
                <w:bottom w:val="none" w:sz="0" w:space="0" w:color="auto"/>
                <w:right w:val="none" w:sz="0" w:space="0" w:color="auto"/>
              </w:divBdr>
            </w:div>
            <w:div w:id="1941911124">
              <w:marLeft w:val="0"/>
              <w:marRight w:val="0"/>
              <w:marTop w:val="0"/>
              <w:marBottom w:val="0"/>
              <w:divBdr>
                <w:top w:val="none" w:sz="0" w:space="0" w:color="auto"/>
                <w:left w:val="none" w:sz="0" w:space="0" w:color="auto"/>
                <w:bottom w:val="none" w:sz="0" w:space="0" w:color="auto"/>
                <w:right w:val="none" w:sz="0" w:space="0" w:color="auto"/>
              </w:divBdr>
            </w:div>
            <w:div w:id="1991205588">
              <w:marLeft w:val="0"/>
              <w:marRight w:val="0"/>
              <w:marTop w:val="0"/>
              <w:marBottom w:val="0"/>
              <w:divBdr>
                <w:top w:val="none" w:sz="0" w:space="0" w:color="auto"/>
                <w:left w:val="none" w:sz="0" w:space="0" w:color="auto"/>
                <w:bottom w:val="none" w:sz="0" w:space="0" w:color="auto"/>
                <w:right w:val="none" w:sz="0" w:space="0" w:color="auto"/>
              </w:divBdr>
            </w:div>
            <w:div w:id="1527913788">
              <w:marLeft w:val="0"/>
              <w:marRight w:val="0"/>
              <w:marTop w:val="0"/>
              <w:marBottom w:val="0"/>
              <w:divBdr>
                <w:top w:val="none" w:sz="0" w:space="0" w:color="auto"/>
                <w:left w:val="none" w:sz="0" w:space="0" w:color="auto"/>
                <w:bottom w:val="none" w:sz="0" w:space="0" w:color="auto"/>
                <w:right w:val="none" w:sz="0" w:space="0" w:color="auto"/>
              </w:divBdr>
            </w:div>
            <w:div w:id="244144965">
              <w:marLeft w:val="0"/>
              <w:marRight w:val="0"/>
              <w:marTop w:val="0"/>
              <w:marBottom w:val="0"/>
              <w:divBdr>
                <w:top w:val="none" w:sz="0" w:space="0" w:color="auto"/>
                <w:left w:val="none" w:sz="0" w:space="0" w:color="auto"/>
                <w:bottom w:val="none" w:sz="0" w:space="0" w:color="auto"/>
                <w:right w:val="none" w:sz="0" w:space="0" w:color="auto"/>
              </w:divBdr>
            </w:div>
            <w:div w:id="340474452">
              <w:marLeft w:val="0"/>
              <w:marRight w:val="0"/>
              <w:marTop w:val="0"/>
              <w:marBottom w:val="0"/>
              <w:divBdr>
                <w:top w:val="none" w:sz="0" w:space="0" w:color="auto"/>
                <w:left w:val="none" w:sz="0" w:space="0" w:color="auto"/>
                <w:bottom w:val="none" w:sz="0" w:space="0" w:color="auto"/>
                <w:right w:val="none" w:sz="0" w:space="0" w:color="auto"/>
              </w:divBdr>
            </w:div>
          </w:divsChild>
        </w:div>
        <w:div w:id="2007855565">
          <w:marLeft w:val="0"/>
          <w:marRight w:val="0"/>
          <w:marTop w:val="0"/>
          <w:marBottom w:val="0"/>
          <w:divBdr>
            <w:top w:val="none" w:sz="0" w:space="0" w:color="auto"/>
            <w:left w:val="none" w:sz="0" w:space="0" w:color="auto"/>
            <w:bottom w:val="none" w:sz="0" w:space="0" w:color="auto"/>
            <w:right w:val="none" w:sz="0" w:space="0" w:color="auto"/>
          </w:divBdr>
        </w:div>
        <w:div w:id="2091078224">
          <w:marLeft w:val="0"/>
          <w:marRight w:val="0"/>
          <w:marTop w:val="0"/>
          <w:marBottom w:val="0"/>
          <w:divBdr>
            <w:top w:val="none" w:sz="0" w:space="0" w:color="auto"/>
            <w:left w:val="none" w:sz="0" w:space="0" w:color="auto"/>
            <w:bottom w:val="none" w:sz="0" w:space="0" w:color="auto"/>
            <w:right w:val="none" w:sz="0" w:space="0" w:color="auto"/>
          </w:divBdr>
        </w:div>
        <w:div w:id="1860506932">
          <w:marLeft w:val="0"/>
          <w:marRight w:val="0"/>
          <w:marTop w:val="0"/>
          <w:marBottom w:val="0"/>
          <w:divBdr>
            <w:top w:val="none" w:sz="0" w:space="0" w:color="auto"/>
            <w:left w:val="none" w:sz="0" w:space="0" w:color="auto"/>
            <w:bottom w:val="none" w:sz="0" w:space="0" w:color="auto"/>
            <w:right w:val="none" w:sz="0" w:space="0" w:color="auto"/>
          </w:divBdr>
        </w:div>
        <w:div w:id="1854224638">
          <w:marLeft w:val="0"/>
          <w:marRight w:val="0"/>
          <w:marTop w:val="0"/>
          <w:marBottom w:val="0"/>
          <w:divBdr>
            <w:top w:val="none" w:sz="0" w:space="0" w:color="auto"/>
            <w:left w:val="none" w:sz="0" w:space="0" w:color="auto"/>
            <w:bottom w:val="none" w:sz="0" w:space="0" w:color="auto"/>
            <w:right w:val="none" w:sz="0" w:space="0" w:color="auto"/>
          </w:divBdr>
        </w:div>
        <w:div w:id="19089454">
          <w:marLeft w:val="0"/>
          <w:marRight w:val="0"/>
          <w:marTop w:val="0"/>
          <w:marBottom w:val="0"/>
          <w:divBdr>
            <w:top w:val="none" w:sz="0" w:space="0" w:color="auto"/>
            <w:left w:val="none" w:sz="0" w:space="0" w:color="auto"/>
            <w:bottom w:val="none" w:sz="0" w:space="0" w:color="auto"/>
            <w:right w:val="none" w:sz="0" w:space="0" w:color="auto"/>
          </w:divBdr>
        </w:div>
        <w:div w:id="594242569">
          <w:marLeft w:val="0"/>
          <w:marRight w:val="0"/>
          <w:marTop w:val="0"/>
          <w:marBottom w:val="0"/>
          <w:divBdr>
            <w:top w:val="none" w:sz="0" w:space="0" w:color="auto"/>
            <w:left w:val="none" w:sz="0" w:space="0" w:color="auto"/>
            <w:bottom w:val="none" w:sz="0" w:space="0" w:color="auto"/>
            <w:right w:val="none" w:sz="0" w:space="0" w:color="auto"/>
          </w:divBdr>
        </w:div>
        <w:div w:id="1096709365">
          <w:marLeft w:val="0"/>
          <w:marRight w:val="0"/>
          <w:marTop w:val="0"/>
          <w:marBottom w:val="0"/>
          <w:divBdr>
            <w:top w:val="none" w:sz="0" w:space="0" w:color="auto"/>
            <w:left w:val="none" w:sz="0" w:space="0" w:color="auto"/>
            <w:bottom w:val="none" w:sz="0" w:space="0" w:color="auto"/>
            <w:right w:val="none" w:sz="0" w:space="0" w:color="auto"/>
          </w:divBdr>
        </w:div>
      </w:divsChild>
    </w:div>
    <w:div w:id="20464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1419</Words>
  <Characters>8092</Characters>
  <Application>Microsoft Office Word</Application>
  <DocSecurity>0</DocSecurity>
  <Lines>67</Lines>
  <Paragraphs>18</Paragraphs>
  <ScaleCrop>false</ScaleCrop>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weiche fu</dc:creator>
  <cp:keywords/>
  <dc:description/>
  <cp:lastModifiedBy>weiche fu</cp:lastModifiedBy>
  <cp:revision>12</cp:revision>
  <dcterms:created xsi:type="dcterms:W3CDTF">2025-07-27T13:28:00Z</dcterms:created>
  <dcterms:modified xsi:type="dcterms:W3CDTF">2025-08-06T13:51:00Z</dcterms:modified>
</cp:coreProperties>
</file>